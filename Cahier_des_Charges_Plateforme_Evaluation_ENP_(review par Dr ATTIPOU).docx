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44395" w14:textId="77777777" w:rsidR="00445900" w:rsidRDefault="00000000">
      <w:pPr>
        <w:spacing w:before="400" w:after="80"/>
        <w:jc w:val="center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  <w:b/>
          <w:bCs/>
          <w:color w:val="1F3864"/>
          <w:sz w:val="28"/>
          <w:szCs w:val="28"/>
        </w:rPr>
        <w:t>RÉPUBLIQUE TOGOLAISE</w:t>
      </w:r>
    </w:p>
    <w:p w14:paraId="77444396" w14:textId="77777777" w:rsidR="00445900" w:rsidRDefault="00000000">
      <w:pPr>
        <w:spacing w:after="400"/>
        <w:jc w:val="center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  <w:i/>
          <w:iCs/>
          <w:color w:val="595959"/>
          <w:sz w:val="22"/>
          <w:szCs w:val="22"/>
        </w:rPr>
        <w:t>Travail — Liberté — Patrie</w:t>
      </w:r>
    </w:p>
    <w:p w14:paraId="77444397" w14:textId="77777777" w:rsidR="00445900" w:rsidRDefault="00000000">
      <w:pPr>
        <w:spacing w:after="80"/>
        <w:jc w:val="center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  <w:b/>
          <w:bCs/>
          <w:color w:val="1F3864"/>
          <w:sz w:val="30"/>
          <w:szCs w:val="30"/>
        </w:rPr>
        <w:t>ÉCOLE NATIONALE POLYTECHNIQUE (ENP)</w:t>
      </w:r>
    </w:p>
    <w:p w14:paraId="77444398" w14:textId="77777777" w:rsidR="00445900" w:rsidRDefault="00000000">
      <w:pPr>
        <w:spacing w:after="1200"/>
        <w:jc w:val="center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  <w:color w:val="595959"/>
          <w:sz w:val="22"/>
          <w:szCs w:val="22"/>
        </w:rPr>
        <w:t>Service Scolarité et Gestion Académique</w:t>
      </w:r>
    </w:p>
    <w:p w14:paraId="77444399" w14:textId="77777777" w:rsidR="00445900" w:rsidRDefault="00000000">
      <w:pPr>
        <w:pBdr>
          <w:top w:val="single" w:sz="12" w:space="14" w:color="1F3864"/>
        </w:pBdr>
        <w:spacing w:after="120"/>
        <w:jc w:val="center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  <w:b/>
          <w:bCs/>
          <w:color w:val="1F3864"/>
          <w:spacing w:val="60"/>
          <w:sz w:val="56"/>
          <w:szCs w:val="56"/>
        </w:rPr>
        <w:t>CAHIER DES CHARGES</w:t>
      </w:r>
    </w:p>
    <w:p w14:paraId="7744439A" w14:textId="77777777" w:rsidR="00445900" w:rsidRDefault="00000000">
      <w:pPr>
        <w:spacing w:after="80"/>
        <w:jc w:val="center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  <w:b/>
          <w:bCs/>
          <w:color w:val="2E5395"/>
          <w:sz w:val="34"/>
          <w:szCs w:val="34"/>
        </w:rPr>
        <w:t>Plateforme numérique d’évaluation des enseignements</w:t>
      </w:r>
    </w:p>
    <w:p w14:paraId="7744439B" w14:textId="77777777" w:rsidR="00445900" w:rsidRDefault="00000000">
      <w:pPr>
        <w:spacing w:after="300"/>
        <w:jc w:val="center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  <w:b/>
          <w:bCs/>
          <w:color w:val="2E5395"/>
          <w:sz w:val="34"/>
          <w:szCs w:val="34"/>
        </w:rPr>
        <w:t>par les étudiants et de gestion du cahier de texte</w:t>
      </w:r>
    </w:p>
    <w:p w14:paraId="7744439C" w14:textId="77777777" w:rsidR="00445900" w:rsidRDefault="00000000">
      <w:pPr>
        <w:pBdr>
          <w:bottom w:val="single" w:sz="12" w:space="14" w:color="1F3864"/>
        </w:pBdr>
        <w:spacing w:after="500"/>
        <w:jc w:val="center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  <w:i/>
          <w:iCs/>
          <w:color w:val="595959"/>
          <w:sz w:val="24"/>
          <w:szCs w:val="24"/>
        </w:rPr>
        <w:t>Spécifications fonctionnelles, architecture technique, déploiement et planification</w:t>
      </w:r>
    </w:p>
    <w:p w14:paraId="7744439D" w14:textId="77777777" w:rsidR="00445900" w:rsidRDefault="00000000">
      <w:pPr>
        <w:spacing w:after="120"/>
        <w:jc w:val="center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  <w:i/>
          <w:iCs/>
          <w:color w:val="595959"/>
          <w:sz w:val="22"/>
          <w:szCs w:val="22"/>
        </w:rPr>
        <w:t>Établi en application de l’article 77 du Règlement des Études de l’ENP</w:t>
      </w:r>
    </w:p>
    <w:p w14:paraId="7744439E" w14:textId="77777777" w:rsidR="00445900" w:rsidRDefault="00000000">
      <w:pPr>
        <w:spacing w:after="900"/>
        <w:jc w:val="center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  <w:i/>
          <w:iCs/>
          <w:color w:val="595959"/>
          <w:sz w:val="22"/>
          <w:szCs w:val="22"/>
        </w:rPr>
        <w:t>« Évaluation des enseignements »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306"/>
      </w:tblGrid>
      <w:tr w:rsidR="00445900" w14:paraId="774443A1" w14:textId="77777777">
        <w:trPr>
          <w:cantSplit/>
          <w:tblHeader/>
        </w:trPr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39F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Document</w:t>
            </w:r>
          </w:p>
        </w:tc>
        <w:tc>
          <w:tcPr>
            <w:tcW w:w="73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3A0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Informations</w:t>
            </w:r>
          </w:p>
        </w:tc>
      </w:tr>
      <w:tr w:rsidR="00445900" w14:paraId="774443A4" w14:textId="77777777">
        <w:trPr>
          <w:cantSplit/>
        </w:trPr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3A2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Version</w:t>
            </w:r>
          </w:p>
        </w:tc>
        <w:tc>
          <w:tcPr>
            <w:tcW w:w="73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3A3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1.0 — Projet soumis à validation</w:t>
            </w:r>
          </w:p>
        </w:tc>
      </w:tr>
      <w:tr w:rsidR="00445900" w14:paraId="774443A7" w14:textId="77777777">
        <w:trPr>
          <w:cantSplit/>
        </w:trPr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3A5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Statut</w:t>
            </w:r>
          </w:p>
        </w:tc>
        <w:tc>
          <w:tcPr>
            <w:tcW w:w="73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3A6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Proposition d’architecture et de cadrage</w:t>
            </w:r>
          </w:p>
        </w:tc>
      </w:tr>
      <w:tr w:rsidR="00445900" w14:paraId="774443AA" w14:textId="77777777">
        <w:trPr>
          <w:cantSplit/>
        </w:trPr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3A8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Destinataires</w:t>
            </w:r>
          </w:p>
        </w:tc>
        <w:tc>
          <w:tcPr>
            <w:tcW w:w="73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3A9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Direction de l’ENP, Service Scolarité et Gestion Académique, Chefs de Département, équipe projet</w:t>
            </w:r>
          </w:p>
        </w:tc>
      </w:tr>
      <w:tr w:rsidR="00445900" w14:paraId="774443AD" w14:textId="77777777">
        <w:trPr>
          <w:cantSplit/>
        </w:trPr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3AB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Document de référence</w:t>
            </w:r>
          </w:p>
        </w:tc>
        <w:tc>
          <w:tcPr>
            <w:tcW w:w="73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3AC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Grille d’évaluation des enseignements par les étudiants (questionnaire par UE et grille de synthèse par semestre)</w:t>
            </w:r>
          </w:p>
        </w:tc>
      </w:tr>
      <w:tr w:rsidR="00445900" w14:paraId="774443B0" w14:textId="77777777">
        <w:trPr>
          <w:cantSplit/>
        </w:trPr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3AE" w14:textId="77777777" w:rsidR="00445900" w:rsidRDefault="00000000">
            <w:pPr>
              <w:jc w:val="left"/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  <w:lang w:val="fr-FR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  <w:lang w:val="fr-FR"/>
              </w:rPr>
              <w:t>Proposé</w:t>
            </w:r>
          </w:p>
        </w:tc>
        <w:tc>
          <w:tcPr>
            <w:tcW w:w="73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3AF" w14:textId="77777777" w:rsidR="00445900" w:rsidRDefault="00000000">
            <w:pPr>
              <w:jc w:val="left"/>
              <w:rPr>
                <w:rFonts w:ascii="Palatino Linotype" w:hAnsi="Palatino Linotype" w:cs="Palatino Linotype"/>
                <w:sz w:val="18"/>
                <w:szCs w:val="18"/>
                <w:lang w:val="fr-FR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  <w:lang w:val="fr-FR"/>
              </w:rPr>
              <w:t>KOUDASSE Joy Amos - Etudiant en LF-IS L3 à l’ENP</w:t>
            </w:r>
          </w:p>
        </w:tc>
      </w:tr>
    </w:tbl>
    <w:p w14:paraId="774443B1" w14:textId="77777777" w:rsidR="00445900" w:rsidRDefault="00445900">
      <w:pPr>
        <w:spacing w:after="160" w:line="20" w:lineRule="exact"/>
        <w:rPr>
          <w:rFonts w:ascii="Palatino Linotype" w:hAnsi="Palatino Linotype" w:cs="Palatino Linotype"/>
        </w:rPr>
      </w:pPr>
    </w:p>
    <w:p w14:paraId="774443B2" w14:textId="77777777" w:rsidR="00445900" w:rsidRDefault="00000000">
      <w:pPr>
        <w:rPr>
          <w:rFonts w:ascii="Palatino Linotype" w:hAnsi="Palatino Linotype" w:cs="Palatino Linotype"/>
          <w:lang w:val="fr-FR"/>
        </w:rPr>
      </w:pPr>
      <w:r>
        <w:rPr>
          <w:rFonts w:ascii="Palatino Linotype" w:hAnsi="Palatino Linotype" w:cs="Palatino Linotype"/>
        </w:rPr>
        <w:br w:type="page"/>
      </w:r>
    </w:p>
    <w:p w14:paraId="774443B3" w14:textId="77777777" w:rsidR="00445900" w:rsidRDefault="00445900">
      <w:pPr>
        <w:rPr>
          <w:rFonts w:ascii="Palatino Linotype" w:hAnsi="Palatino Linotype" w:cs="Palatino Linotype"/>
        </w:rPr>
      </w:pPr>
    </w:p>
    <w:p w14:paraId="774443B4" w14:textId="77777777" w:rsidR="00445900" w:rsidRDefault="00000000">
      <w:pPr>
        <w:pStyle w:val="Titre1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Sommaire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700"/>
        <w:gridCol w:w="5106"/>
      </w:tblGrid>
      <w:tr w:rsidR="00445900" w14:paraId="774443B8" w14:textId="77777777">
        <w:trPr>
          <w:cantSplit/>
          <w:tblHeader/>
        </w:trP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3B5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N°</w:t>
            </w:r>
          </w:p>
        </w:tc>
        <w:tc>
          <w:tcPr>
            <w:tcW w:w="3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3B6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Section</w:t>
            </w:r>
          </w:p>
        </w:tc>
        <w:tc>
          <w:tcPr>
            <w:tcW w:w="5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3B7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Contenu</w:t>
            </w:r>
          </w:p>
        </w:tc>
      </w:tr>
      <w:tr w:rsidR="00445900" w14:paraId="774443BC" w14:textId="77777777">
        <w:trPr>
          <w:cantSplit/>
        </w:trP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3B9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1</w:t>
            </w:r>
          </w:p>
        </w:tc>
        <w:tc>
          <w:tcPr>
            <w:tcW w:w="3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3BA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Présentation du projet</w:t>
            </w:r>
          </w:p>
        </w:tc>
        <w:tc>
          <w:tcPr>
            <w:tcW w:w="5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3BB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Contexte, objectifs, périmètre, définitions</w:t>
            </w:r>
          </w:p>
        </w:tc>
      </w:tr>
      <w:tr w:rsidR="00445900" w14:paraId="774443C0" w14:textId="77777777">
        <w:trPr>
          <w:cantSplit/>
        </w:trP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3BD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2</w:t>
            </w:r>
          </w:p>
        </w:tc>
        <w:tc>
          <w:tcPr>
            <w:tcW w:w="3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3BE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Acteurs et droits d’accès</w:t>
            </w:r>
          </w:p>
        </w:tc>
        <w:tc>
          <w:tcPr>
            <w:tcW w:w="5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3BF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Rôles, matrice des droits</w:t>
            </w:r>
          </w:p>
        </w:tc>
      </w:tr>
      <w:tr w:rsidR="00445900" w14:paraId="774443C4" w14:textId="77777777">
        <w:trPr>
          <w:cantSplit/>
        </w:trP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3C1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3</w:t>
            </w:r>
          </w:p>
        </w:tc>
        <w:tc>
          <w:tcPr>
            <w:tcW w:w="3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3C2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Besoins fonctionnels</w:t>
            </w:r>
          </w:p>
        </w:tc>
        <w:tc>
          <w:tcPr>
            <w:tcW w:w="5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3C3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Huit modules avec exigences numérotées et priorisées</w:t>
            </w:r>
          </w:p>
        </w:tc>
      </w:tr>
      <w:tr w:rsidR="00445900" w14:paraId="774443C8" w14:textId="77777777">
        <w:trPr>
          <w:cantSplit/>
        </w:trP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3C5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4</w:t>
            </w:r>
          </w:p>
        </w:tc>
        <w:tc>
          <w:tcPr>
            <w:tcW w:w="3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3C6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Règles de gestion</w:t>
            </w:r>
          </w:p>
        </w:tc>
        <w:tc>
          <w:tcPr>
            <w:tcW w:w="5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3C7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Anonymat, calculs, seuils, visas, conservation</w:t>
            </w:r>
          </w:p>
        </w:tc>
      </w:tr>
      <w:tr w:rsidR="00445900" w14:paraId="774443CC" w14:textId="77777777">
        <w:trPr>
          <w:cantSplit/>
        </w:trP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3C9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5</w:t>
            </w:r>
          </w:p>
        </w:tc>
        <w:tc>
          <w:tcPr>
            <w:tcW w:w="3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3CA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Architecture technique</w:t>
            </w:r>
          </w:p>
        </w:tc>
        <w:tc>
          <w:tcPr>
            <w:tcW w:w="5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3CB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Vue d’ensemble, stack, anonymat par conception, données, API, sécurité, infrastructure</w:t>
            </w:r>
          </w:p>
        </w:tc>
      </w:tr>
      <w:tr w:rsidR="00445900" w14:paraId="774443D0" w14:textId="77777777">
        <w:trPr>
          <w:cantSplit/>
        </w:trP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3CD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6</w:t>
            </w:r>
          </w:p>
        </w:tc>
        <w:tc>
          <w:tcPr>
            <w:tcW w:w="3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3CE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Exigences non fonctionnelles</w:t>
            </w:r>
          </w:p>
        </w:tc>
        <w:tc>
          <w:tcPr>
            <w:tcW w:w="5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3CF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Performance, disponibilité, accessibilité, conformité</w:t>
            </w:r>
          </w:p>
        </w:tc>
      </w:tr>
      <w:tr w:rsidR="00445900" w14:paraId="774443D4" w14:textId="77777777">
        <w:trPr>
          <w:cantSplit/>
        </w:trP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3D1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7</w:t>
            </w:r>
          </w:p>
        </w:tc>
        <w:tc>
          <w:tcPr>
            <w:tcW w:w="3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3D2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Interfaces et charte graphique</w:t>
            </w:r>
          </w:p>
        </w:tc>
        <w:tc>
          <w:tcPr>
            <w:tcW w:w="5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3D3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Palette ENP, écrans par rôle, parcours clés</w:t>
            </w:r>
          </w:p>
        </w:tc>
      </w:tr>
      <w:tr w:rsidR="00445900" w14:paraId="774443D8" w14:textId="77777777">
        <w:trPr>
          <w:cantSplit/>
        </w:trP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3D5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8</w:t>
            </w:r>
          </w:p>
        </w:tc>
        <w:tc>
          <w:tcPr>
            <w:tcW w:w="3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3D6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Planification</w:t>
            </w:r>
          </w:p>
        </w:tc>
        <w:tc>
          <w:tcPr>
            <w:tcW w:w="5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3D7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Lots, calendrier (16 semaines), équipe</w:t>
            </w:r>
          </w:p>
        </w:tc>
      </w:tr>
      <w:tr w:rsidR="00445900" w14:paraId="774443DC" w14:textId="77777777">
        <w:trPr>
          <w:cantSplit/>
        </w:trP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3D9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9</w:t>
            </w:r>
          </w:p>
        </w:tc>
        <w:tc>
          <w:tcPr>
            <w:tcW w:w="3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3DA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Risques et mesures</w:t>
            </w:r>
          </w:p>
        </w:tc>
        <w:tc>
          <w:tcPr>
            <w:tcW w:w="5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3DB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Registre des risques</w:t>
            </w:r>
          </w:p>
        </w:tc>
      </w:tr>
      <w:tr w:rsidR="00445900" w14:paraId="774443E0" w14:textId="77777777">
        <w:trPr>
          <w:cantSplit/>
        </w:trP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3DD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10</w:t>
            </w:r>
          </w:p>
        </w:tc>
        <w:tc>
          <w:tcPr>
            <w:tcW w:w="3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3DE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Recette et livrables</w:t>
            </w:r>
          </w:p>
        </w:tc>
        <w:tc>
          <w:tcPr>
            <w:tcW w:w="5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3DF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Critères d’acceptation, livrables, formation</w:t>
            </w:r>
          </w:p>
        </w:tc>
      </w:tr>
      <w:tr w:rsidR="00445900" w14:paraId="774443E4" w14:textId="77777777">
        <w:trPr>
          <w:cantSplit/>
        </w:trP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3E1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11</w:t>
            </w:r>
          </w:p>
        </w:tc>
        <w:tc>
          <w:tcPr>
            <w:tcW w:w="3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3E2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Points à valider</w:t>
            </w:r>
          </w:p>
        </w:tc>
        <w:tc>
          <w:tcPr>
            <w:tcW w:w="5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3E3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Décisions attendues de l’ENP</w:t>
            </w:r>
          </w:p>
        </w:tc>
      </w:tr>
      <w:tr w:rsidR="00445900" w14:paraId="774443E8" w14:textId="77777777">
        <w:trPr>
          <w:cantSplit/>
        </w:trP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3E5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A</w:t>
            </w:r>
          </w:p>
        </w:tc>
        <w:tc>
          <w:tcPr>
            <w:tcW w:w="3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3E6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Annexe A — Questionnaire d’évaluation</w:t>
            </w:r>
          </w:p>
        </w:tc>
        <w:tc>
          <w:tcPr>
            <w:tcW w:w="5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3E7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19 critères en 5 sections (A à E)</w:t>
            </w:r>
          </w:p>
        </w:tc>
      </w:tr>
      <w:tr w:rsidR="00445900" w14:paraId="774443EC" w14:textId="77777777">
        <w:trPr>
          <w:cantSplit/>
        </w:trP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3E9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B</w:t>
            </w:r>
          </w:p>
        </w:tc>
        <w:tc>
          <w:tcPr>
            <w:tcW w:w="3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3EA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Annexe B — Fiche de séance du cahier de texte</w:t>
            </w:r>
          </w:p>
        </w:tc>
        <w:tc>
          <w:tcPr>
            <w:tcW w:w="5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3EB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Champs, types et règles de saisie</w:t>
            </w:r>
          </w:p>
        </w:tc>
      </w:tr>
    </w:tbl>
    <w:p w14:paraId="774443ED" w14:textId="77777777" w:rsidR="00445900" w:rsidRDefault="00445900">
      <w:pPr>
        <w:spacing w:after="160" w:line="20" w:lineRule="exact"/>
        <w:rPr>
          <w:ins w:id="0" w:author="Kodjo ATTIPOU" w:date="2026-10-08T02:26:00Z" w16du:dateUtc="2026-10-08T02:26:00Z"/>
          <w:rFonts w:ascii="Palatino Linotype" w:hAnsi="Palatino Linotype" w:cs="Palatino Linotype"/>
        </w:rPr>
      </w:pPr>
    </w:p>
    <w:p w14:paraId="5753D241" w14:textId="77777777" w:rsidR="005670B5" w:rsidRDefault="005670B5">
      <w:pPr>
        <w:spacing w:after="160" w:line="20" w:lineRule="exact"/>
        <w:rPr>
          <w:ins w:id="1" w:author="Kodjo ATTIPOU" w:date="2026-10-08T02:26:00Z" w16du:dateUtc="2026-10-08T02:26:00Z"/>
          <w:rFonts w:ascii="Palatino Linotype" w:hAnsi="Palatino Linotype" w:cs="Palatino Linotype"/>
        </w:rPr>
      </w:pPr>
    </w:p>
    <w:p w14:paraId="17EB21EB" w14:textId="77777777" w:rsidR="005670B5" w:rsidRDefault="005670B5">
      <w:pPr>
        <w:spacing w:after="160" w:line="20" w:lineRule="exact"/>
        <w:rPr>
          <w:ins w:id="2" w:author="Kodjo ATTIPOU" w:date="2026-10-08T02:26:00Z" w16du:dateUtc="2026-10-08T02:26:00Z"/>
          <w:rFonts w:ascii="Palatino Linotype" w:hAnsi="Palatino Linotype" w:cs="Palatino Linotype"/>
        </w:rPr>
        <w:sectPr w:rsidR="005670B5">
          <w:headerReference w:type="default" r:id="rId7"/>
          <w:footerReference w:type="default" r:id="rId8"/>
          <w:pgSz w:w="11906" w:h="16838"/>
          <w:pgMar w:top="1100" w:right="1100" w:bottom="1100" w:left="1100" w:header="708" w:footer="708" w:gutter="0"/>
          <w:cols w:space="720"/>
          <w:docGrid w:linePitch="360"/>
        </w:sectPr>
      </w:pPr>
    </w:p>
    <w:p w14:paraId="7DDA1856" w14:textId="14A941CE" w:rsidR="005670B5" w:rsidRDefault="005670B5" w:rsidP="005670B5">
      <w:pPr>
        <w:pStyle w:val="Titre1"/>
        <w:rPr>
          <w:ins w:id="3" w:author="Kodjo ATTIPOU" w:date="2026-10-08T02:26:00Z" w16du:dateUtc="2026-10-08T02:26:00Z"/>
          <w:rFonts w:ascii="Palatino Linotype" w:hAnsi="Palatino Linotype" w:cs="Palatino Linotype"/>
        </w:rPr>
      </w:pPr>
      <w:ins w:id="4" w:author="Kodjo ATTIPOU" w:date="2026-10-08T02:26:00Z" w16du:dateUtc="2026-10-08T02:26:00Z">
        <w:r>
          <w:rPr>
            <w:rFonts w:ascii="Palatino Linotype" w:hAnsi="Palatino Linotype" w:cs="Palatino Linotype"/>
          </w:rPr>
          <w:lastRenderedPageBreak/>
          <w:t>Définiti</w:t>
        </w:r>
      </w:ins>
      <w:ins w:id="5" w:author="Kodjo ATTIPOU" w:date="2026-10-08T02:27:00Z" w16du:dateUtc="2026-10-08T02:27:00Z">
        <w:r>
          <w:rPr>
            <w:rFonts w:ascii="Palatino Linotype" w:hAnsi="Palatino Linotype" w:cs="Palatino Linotype"/>
          </w:rPr>
          <w:t>on et abréviations</w:t>
        </w:r>
      </w:ins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406"/>
      </w:tblGrid>
      <w:tr w:rsidR="005670B5" w14:paraId="61F47204" w14:textId="77777777" w:rsidTr="007A2C23">
        <w:trPr>
          <w:cantSplit/>
          <w:tblHeader/>
        </w:trPr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7780D1" w14:textId="77777777" w:rsidR="005670B5" w:rsidRDefault="005670B5" w:rsidP="007A2C23">
            <w:pPr>
              <w:jc w:val="center"/>
              <w:rPr>
                <w:moveTo w:id="6" w:author="Kodjo ATTIPOU" w:date="2026-10-08T02:26:00Z" w16du:dateUtc="2026-10-08T02:26:00Z"/>
                <w:rFonts w:ascii="Palatino Linotype" w:hAnsi="Palatino Linotype" w:cs="Palatino Linotype"/>
              </w:rPr>
            </w:pPr>
            <w:moveToRangeStart w:id="7" w:author="Kodjo ATTIPOU" w:date="2026-10-08T02:26:00Z" w:name="move242318820"/>
            <w:moveTo w:id="8" w:author="Kodjo ATTIPOU" w:date="2026-10-08T02:26:00Z" w16du:dateUtc="2026-10-08T02:26:00Z">
              <w:r>
                <w:rPr>
                  <w:rFonts w:ascii="Palatino Linotype" w:hAnsi="Palatino Linotype" w:cs="Palatino Linotype"/>
                  <w:b/>
                  <w:bCs/>
                  <w:color w:val="FFFFFF"/>
                  <w:sz w:val="18"/>
                  <w:szCs w:val="18"/>
                </w:rPr>
                <w:t>Terme</w:t>
              </w:r>
            </w:moveTo>
          </w:p>
        </w:tc>
        <w:tc>
          <w:tcPr>
            <w:tcW w:w="74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9597FD" w14:textId="77777777" w:rsidR="005670B5" w:rsidRDefault="005670B5" w:rsidP="007A2C23">
            <w:pPr>
              <w:jc w:val="center"/>
              <w:rPr>
                <w:moveTo w:id="9" w:author="Kodjo ATTIPOU" w:date="2026-10-08T02:26:00Z" w16du:dateUtc="2026-10-08T02:26:00Z"/>
                <w:rFonts w:ascii="Palatino Linotype" w:hAnsi="Palatino Linotype" w:cs="Palatino Linotype"/>
              </w:rPr>
            </w:pPr>
            <w:moveTo w:id="10" w:author="Kodjo ATTIPOU" w:date="2026-10-08T02:26:00Z" w16du:dateUtc="2026-10-08T02:26:00Z">
              <w:r>
                <w:rPr>
                  <w:rFonts w:ascii="Palatino Linotype" w:hAnsi="Palatino Linotype" w:cs="Palatino Linotype"/>
                  <w:b/>
                  <w:bCs/>
                  <w:color w:val="FFFFFF"/>
                  <w:sz w:val="18"/>
                  <w:szCs w:val="18"/>
                </w:rPr>
                <w:t>Définition</w:t>
              </w:r>
            </w:moveTo>
          </w:p>
        </w:tc>
      </w:tr>
      <w:tr w:rsidR="005670B5" w14:paraId="03434C4D" w14:textId="77777777" w:rsidTr="007A2C23">
        <w:trPr>
          <w:cantSplit/>
        </w:trPr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6EAA0" w14:textId="77777777" w:rsidR="005670B5" w:rsidRDefault="005670B5" w:rsidP="007A2C23">
            <w:pPr>
              <w:jc w:val="left"/>
              <w:rPr>
                <w:moveTo w:id="11" w:author="Kodjo ATTIPOU" w:date="2026-10-08T02:26:00Z" w16du:dateUtc="2026-10-08T02:26:00Z"/>
                <w:rFonts w:ascii="Palatino Linotype" w:hAnsi="Palatino Linotype" w:cs="Palatino Linotype"/>
              </w:rPr>
            </w:pPr>
            <w:moveTo w:id="12" w:author="Kodjo ATTIPOU" w:date="2026-10-08T02:26:00Z" w16du:dateUtc="2026-10-08T02:26:00Z">
              <w:r>
                <w:rPr>
                  <w:rFonts w:ascii="Palatino Linotype" w:hAnsi="Palatino Linotype" w:cs="Palatino Linotype"/>
                  <w:b/>
                  <w:bCs/>
                  <w:color w:val="1F3864"/>
                  <w:sz w:val="18"/>
                  <w:szCs w:val="18"/>
                </w:rPr>
                <w:t>UE</w:t>
              </w:r>
            </w:moveTo>
          </w:p>
        </w:tc>
        <w:tc>
          <w:tcPr>
            <w:tcW w:w="74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2400E5" w14:textId="77777777" w:rsidR="005670B5" w:rsidRDefault="005670B5" w:rsidP="007A2C23">
            <w:pPr>
              <w:jc w:val="left"/>
              <w:rPr>
                <w:moveTo w:id="13" w:author="Kodjo ATTIPOU" w:date="2026-10-08T02:26:00Z" w16du:dateUtc="2026-10-08T02:26:00Z"/>
                <w:rFonts w:ascii="Palatino Linotype" w:hAnsi="Palatino Linotype" w:cs="Palatino Linotype"/>
              </w:rPr>
            </w:pPr>
            <w:moveTo w:id="14" w:author="Kodjo ATTIPOU" w:date="2026-10-08T02:26:00Z" w16du:dateUtc="2026-10-08T02:26:00Z">
              <w:r>
                <w:rPr>
                  <w:rFonts w:ascii="Palatino Linotype" w:hAnsi="Palatino Linotype" w:cs="Palatino Linotype"/>
                  <w:sz w:val="18"/>
                  <w:szCs w:val="18"/>
                </w:rPr>
                <w:t>Unité d’enseignement, identifiée par un code, un intitulé, un nombre de crédits et un volume horaire</w:t>
              </w:r>
            </w:moveTo>
          </w:p>
        </w:tc>
      </w:tr>
      <w:tr w:rsidR="005670B5" w14:paraId="700E83C9" w14:textId="77777777" w:rsidTr="007A2C23">
        <w:trPr>
          <w:cantSplit/>
        </w:trPr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D2EA28" w14:textId="77777777" w:rsidR="005670B5" w:rsidRDefault="005670B5" w:rsidP="007A2C23">
            <w:pPr>
              <w:jc w:val="left"/>
              <w:rPr>
                <w:moveTo w:id="15" w:author="Kodjo ATTIPOU" w:date="2026-10-08T02:26:00Z" w16du:dateUtc="2026-10-08T02:26:00Z"/>
                <w:rFonts w:ascii="Palatino Linotype" w:hAnsi="Palatino Linotype" w:cs="Palatino Linotype"/>
              </w:rPr>
            </w:pPr>
            <w:moveTo w:id="16" w:author="Kodjo ATTIPOU" w:date="2026-10-08T02:26:00Z" w16du:dateUtc="2026-10-08T02:26:00Z">
              <w:r>
                <w:rPr>
                  <w:rFonts w:ascii="Palatino Linotype" w:hAnsi="Palatino Linotype" w:cs="Palatino Linotype"/>
                  <w:b/>
                  <w:bCs/>
                  <w:color w:val="1F3864"/>
                  <w:sz w:val="18"/>
                  <w:szCs w:val="18"/>
                </w:rPr>
                <w:t>CM / TD / TP</w:t>
              </w:r>
            </w:moveTo>
          </w:p>
        </w:tc>
        <w:tc>
          <w:tcPr>
            <w:tcW w:w="74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6DE59E" w14:textId="77777777" w:rsidR="005670B5" w:rsidRDefault="005670B5" w:rsidP="007A2C23">
            <w:pPr>
              <w:jc w:val="left"/>
              <w:rPr>
                <w:moveTo w:id="17" w:author="Kodjo ATTIPOU" w:date="2026-10-08T02:26:00Z" w16du:dateUtc="2026-10-08T02:26:00Z"/>
                <w:rFonts w:ascii="Palatino Linotype" w:hAnsi="Palatino Linotype" w:cs="Palatino Linotype"/>
              </w:rPr>
            </w:pPr>
            <w:moveTo w:id="18" w:author="Kodjo ATTIPOU" w:date="2026-10-08T02:26:00Z" w16du:dateUtc="2026-10-08T02:26:00Z">
              <w:r>
                <w:rPr>
                  <w:rFonts w:ascii="Palatino Linotype" w:hAnsi="Palatino Linotype" w:cs="Palatino Linotype"/>
                  <w:sz w:val="18"/>
                  <w:szCs w:val="18"/>
                </w:rPr>
                <w:t>Cours magistral / Travaux dirigés / Travaux pratiques</w:t>
              </w:r>
            </w:moveTo>
          </w:p>
        </w:tc>
      </w:tr>
      <w:tr w:rsidR="005670B5" w14:paraId="39BCDB04" w14:textId="77777777" w:rsidTr="007A2C23">
        <w:trPr>
          <w:cantSplit/>
        </w:trPr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E2A85C" w14:textId="77777777" w:rsidR="005670B5" w:rsidRDefault="005670B5" w:rsidP="007A2C23">
            <w:pPr>
              <w:jc w:val="left"/>
              <w:rPr>
                <w:moveTo w:id="19" w:author="Kodjo ATTIPOU" w:date="2026-10-08T02:26:00Z" w16du:dateUtc="2026-10-08T02:26:00Z"/>
                <w:rFonts w:ascii="Palatino Linotype" w:hAnsi="Palatino Linotype" w:cs="Palatino Linotype"/>
              </w:rPr>
            </w:pPr>
            <w:moveTo w:id="20" w:author="Kodjo ATTIPOU" w:date="2026-10-08T02:26:00Z" w16du:dateUtc="2026-10-08T02:26:00Z">
              <w:r>
                <w:rPr>
                  <w:rFonts w:ascii="Palatino Linotype" w:hAnsi="Palatino Linotype" w:cs="Palatino Linotype"/>
                  <w:b/>
                  <w:bCs/>
                  <w:color w:val="1F3864"/>
                  <w:sz w:val="18"/>
                  <w:szCs w:val="18"/>
                </w:rPr>
                <w:t>Campagne</w:t>
              </w:r>
            </w:moveTo>
          </w:p>
        </w:tc>
        <w:tc>
          <w:tcPr>
            <w:tcW w:w="74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61BDD8" w14:textId="77777777" w:rsidR="005670B5" w:rsidRDefault="005670B5" w:rsidP="007A2C23">
            <w:pPr>
              <w:jc w:val="left"/>
              <w:rPr>
                <w:moveTo w:id="21" w:author="Kodjo ATTIPOU" w:date="2026-10-08T02:26:00Z" w16du:dateUtc="2026-10-08T02:26:00Z"/>
                <w:rFonts w:ascii="Palatino Linotype" w:hAnsi="Palatino Linotype" w:cs="Palatino Linotype"/>
              </w:rPr>
            </w:pPr>
            <w:moveTo w:id="22" w:author="Kodjo ATTIPOU" w:date="2026-10-08T02:26:00Z" w16du:dateUtc="2026-10-08T02:26:00Z">
              <w:r>
                <w:rPr>
                  <w:rFonts w:ascii="Palatino Linotype" w:hAnsi="Palatino Linotype" w:cs="Palatino Linotype"/>
                  <w:sz w:val="18"/>
                  <w:szCs w:val="18"/>
                </w:rPr>
                <w:t>Période pendant laquelle les étudiants d’un département peuvent évaluer les UE d’un semestre</w:t>
              </w:r>
            </w:moveTo>
          </w:p>
        </w:tc>
      </w:tr>
      <w:tr w:rsidR="005670B5" w14:paraId="59F6091C" w14:textId="77777777" w:rsidTr="007A2C23">
        <w:trPr>
          <w:cantSplit/>
        </w:trPr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2AF03D" w14:textId="77777777" w:rsidR="005670B5" w:rsidRDefault="005670B5" w:rsidP="007A2C23">
            <w:pPr>
              <w:jc w:val="left"/>
              <w:rPr>
                <w:moveTo w:id="23" w:author="Kodjo ATTIPOU" w:date="2026-10-08T02:26:00Z" w16du:dateUtc="2026-10-08T02:26:00Z"/>
                <w:rFonts w:ascii="Palatino Linotype" w:hAnsi="Palatino Linotype" w:cs="Palatino Linotype"/>
              </w:rPr>
            </w:pPr>
            <w:moveTo w:id="24" w:author="Kodjo ATTIPOU" w:date="2026-10-08T02:26:00Z" w16du:dateUtc="2026-10-08T02:26:00Z">
              <w:r>
                <w:rPr>
                  <w:rFonts w:ascii="Palatino Linotype" w:hAnsi="Palatino Linotype" w:cs="Palatino Linotype"/>
                  <w:b/>
                  <w:bCs/>
                  <w:color w:val="1F3864"/>
                  <w:sz w:val="18"/>
                  <w:szCs w:val="18"/>
                </w:rPr>
                <w:t>Urne</w:t>
              </w:r>
            </w:moveTo>
          </w:p>
        </w:tc>
        <w:tc>
          <w:tcPr>
            <w:tcW w:w="74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4F0817" w14:textId="77777777" w:rsidR="005670B5" w:rsidRDefault="005670B5" w:rsidP="007A2C23">
            <w:pPr>
              <w:jc w:val="left"/>
              <w:rPr>
                <w:moveTo w:id="25" w:author="Kodjo ATTIPOU" w:date="2026-10-08T02:26:00Z" w16du:dateUtc="2026-10-08T02:26:00Z"/>
                <w:rFonts w:ascii="Palatino Linotype" w:hAnsi="Palatino Linotype" w:cs="Palatino Linotype"/>
              </w:rPr>
            </w:pPr>
            <w:moveTo w:id="26" w:author="Kodjo ATTIPOU" w:date="2026-10-08T02:26:00Z" w16du:dateUtc="2026-10-08T02:26:00Z">
              <w:r>
                <w:rPr>
                  <w:rFonts w:ascii="Palatino Linotype" w:hAnsi="Palatino Linotype" w:cs="Palatino Linotype"/>
                  <w:sz w:val="18"/>
                  <w:szCs w:val="18"/>
                </w:rPr>
                <w:t>Espace de stockage des réponses d’évaluation, strictement séparé de toute information d’identité</w:t>
              </w:r>
            </w:moveTo>
          </w:p>
        </w:tc>
      </w:tr>
      <w:tr w:rsidR="005670B5" w14:paraId="65912BFC" w14:textId="77777777" w:rsidTr="007A2C23">
        <w:trPr>
          <w:cantSplit/>
        </w:trPr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C85E33" w14:textId="77777777" w:rsidR="005670B5" w:rsidRDefault="005670B5" w:rsidP="007A2C23">
            <w:pPr>
              <w:jc w:val="left"/>
              <w:rPr>
                <w:moveTo w:id="27" w:author="Kodjo ATTIPOU" w:date="2026-10-08T02:26:00Z" w16du:dateUtc="2026-10-08T02:26:00Z"/>
                <w:rFonts w:ascii="Palatino Linotype" w:hAnsi="Palatino Linotype" w:cs="Palatino Linotype"/>
              </w:rPr>
            </w:pPr>
            <w:moveTo w:id="28" w:author="Kodjo ATTIPOU" w:date="2026-10-08T02:26:00Z" w16du:dateUtc="2026-10-08T02:26:00Z">
              <w:r>
                <w:rPr>
                  <w:rFonts w:ascii="Palatino Linotype" w:hAnsi="Palatino Linotype" w:cs="Palatino Linotype"/>
                  <w:b/>
                  <w:bCs/>
                  <w:color w:val="1F3864"/>
                  <w:sz w:val="18"/>
                  <w:szCs w:val="18"/>
                </w:rPr>
                <w:t>Jeton</w:t>
              </w:r>
            </w:moveTo>
          </w:p>
        </w:tc>
        <w:tc>
          <w:tcPr>
            <w:tcW w:w="74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D29AFF" w14:textId="77777777" w:rsidR="005670B5" w:rsidRDefault="005670B5" w:rsidP="007A2C23">
            <w:pPr>
              <w:jc w:val="left"/>
              <w:rPr>
                <w:moveTo w:id="29" w:author="Kodjo ATTIPOU" w:date="2026-10-08T02:26:00Z" w16du:dateUtc="2026-10-08T02:26:00Z"/>
                <w:rFonts w:ascii="Palatino Linotype" w:hAnsi="Palatino Linotype" w:cs="Palatino Linotype"/>
              </w:rPr>
            </w:pPr>
            <w:moveTo w:id="30" w:author="Kodjo ATTIPOU" w:date="2026-10-08T02:26:00Z" w16du:dateUtc="2026-10-08T02:26:00Z">
              <w:r>
                <w:rPr>
                  <w:rFonts w:ascii="Palatino Linotype" w:hAnsi="Palatino Linotype" w:cs="Palatino Linotype"/>
                  <w:sz w:val="18"/>
                  <w:szCs w:val="18"/>
                </w:rPr>
                <w:t>Autorisation à usage unique, sans information d’identité, permettant de déposer un questionnaire dans l’urne</w:t>
              </w:r>
            </w:moveTo>
          </w:p>
        </w:tc>
      </w:tr>
      <w:tr w:rsidR="005670B5" w14:paraId="6FEB9234" w14:textId="77777777" w:rsidTr="007A2C23">
        <w:trPr>
          <w:cantSplit/>
        </w:trPr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514C6D" w14:textId="77777777" w:rsidR="005670B5" w:rsidRDefault="005670B5" w:rsidP="007A2C23">
            <w:pPr>
              <w:jc w:val="left"/>
              <w:rPr>
                <w:moveTo w:id="31" w:author="Kodjo ATTIPOU" w:date="2026-10-08T02:26:00Z" w16du:dateUtc="2026-10-08T02:26:00Z"/>
                <w:rFonts w:ascii="Palatino Linotype" w:hAnsi="Palatino Linotype" w:cs="Palatino Linotype"/>
              </w:rPr>
            </w:pPr>
            <w:moveTo w:id="32" w:author="Kodjo ATTIPOU" w:date="2026-10-08T02:26:00Z" w16du:dateUtc="2026-10-08T02:26:00Z">
              <w:r>
                <w:rPr>
                  <w:rFonts w:ascii="Palatino Linotype" w:hAnsi="Palatino Linotype" w:cs="Palatino Linotype"/>
                  <w:b/>
                  <w:bCs/>
                  <w:color w:val="1F3864"/>
                  <w:sz w:val="18"/>
                  <w:szCs w:val="18"/>
                </w:rPr>
                <w:t>Registre de participation</w:t>
              </w:r>
            </w:moveTo>
          </w:p>
        </w:tc>
        <w:tc>
          <w:tcPr>
            <w:tcW w:w="74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D97F7" w14:textId="77777777" w:rsidR="005670B5" w:rsidRDefault="005670B5" w:rsidP="007A2C23">
            <w:pPr>
              <w:jc w:val="left"/>
              <w:rPr>
                <w:moveTo w:id="33" w:author="Kodjo ATTIPOU" w:date="2026-10-08T02:26:00Z" w16du:dateUtc="2026-10-08T02:26:00Z"/>
                <w:rFonts w:ascii="Palatino Linotype" w:hAnsi="Palatino Linotype" w:cs="Palatino Linotype"/>
              </w:rPr>
            </w:pPr>
            <w:moveTo w:id="34" w:author="Kodjo ATTIPOU" w:date="2026-10-08T02:26:00Z" w16du:dateUtc="2026-10-08T02:26:00Z">
              <w:r>
                <w:rPr>
                  <w:rFonts w:ascii="Palatino Linotype" w:hAnsi="Palatino Linotype" w:cs="Palatino Linotype"/>
                  <w:sz w:val="18"/>
                  <w:szCs w:val="18"/>
                </w:rPr>
                <w:t>Liste indiquant qui a participé (et non ce qui a été répondu)</w:t>
              </w:r>
            </w:moveTo>
          </w:p>
        </w:tc>
      </w:tr>
      <w:tr w:rsidR="005670B5" w14:paraId="1124D6CE" w14:textId="77777777" w:rsidTr="007A2C23">
        <w:trPr>
          <w:cantSplit/>
        </w:trPr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54CCEE" w14:textId="77777777" w:rsidR="005670B5" w:rsidRDefault="005670B5" w:rsidP="007A2C23">
            <w:pPr>
              <w:jc w:val="left"/>
              <w:rPr>
                <w:moveTo w:id="35" w:author="Kodjo ATTIPOU" w:date="2026-10-08T02:26:00Z" w16du:dateUtc="2026-10-08T02:26:00Z"/>
                <w:rFonts w:ascii="Palatino Linotype" w:hAnsi="Palatino Linotype" w:cs="Palatino Linotype"/>
              </w:rPr>
            </w:pPr>
            <w:moveTo w:id="36" w:author="Kodjo ATTIPOU" w:date="2026-10-08T02:26:00Z" w16du:dateUtc="2026-10-08T02:26:00Z">
              <w:r>
                <w:rPr>
                  <w:rFonts w:ascii="Palatino Linotype" w:hAnsi="Palatino Linotype" w:cs="Palatino Linotype"/>
                  <w:b/>
                  <w:bCs/>
                  <w:color w:val="1F3864"/>
                  <w:sz w:val="18"/>
                  <w:szCs w:val="18"/>
                </w:rPr>
                <w:t>Visa</w:t>
              </w:r>
            </w:moveTo>
          </w:p>
        </w:tc>
        <w:tc>
          <w:tcPr>
            <w:tcW w:w="74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469091" w14:textId="77777777" w:rsidR="005670B5" w:rsidRDefault="005670B5" w:rsidP="007A2C23">
            <w:pPr>
              <w:jc w:val="left"/>
              <w:rPr>
                <w:moveTo w:id="37" w:author="Kodjo ATTIPOU" w:date="2026-10-08T02:26:00Z" w16du:dateUtc="2026-10-08T02:26:00Z"/>
                <w:rFonts w:ascii="Palatino Linotype" w:hAnsi="Palatino Linotype" w:cs="Palatino Linotype"/>
              </w:rPr>
            </w:pPr>
            <w:moveTo w:id="38" w:author="Kodjo ATTIPOU" w:date="2026-10-08T02:26:00Z" w16du:dateUtc="2026-10-08T02:26:00Z">
              <w:r>
                <w:rPr>
                  <w:rFonts w:ascii="Palatino Linotype" w:hAnsi="Palatino Linotype" w:cs="Palatino Linotype"/>
                  <w:sz w:val="18"/>
                  <w:szCs w:val="18"/>
                </w:rPr>
                <w:t>Validation par l’enseignant d’une séance saisie par le délégué</w:t>
              </w:r>
            </w:moveTo>
          </w:p>
        </w:tc>
      </w:tr>
      <w:tr w:rsidR="005670B5" w14:paraId="2BAB7D13" w14:textId="77777777" w:rsidTr="007A2C23">
        <w:trPr>
          <w:cantSplit/>
        </w:trPr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51654B" w14:textId="77777777" w:rsidR="005670B5" w:rsidRDefault="005670B5" w:rsidP="007A2C23">
            <w:pPr>
              <w:jc w:val="left"/>
              <w:rPr>
                <w:moveTo w:id="39" w:author="Kodjo ATTIPOU" w:date="2026-10-08T02:26:00Z" w16du:dateUtc="2026-10-08T02:26:00Z"/>
                <w:rFonts w:ascii="Palatino Linotype" w:hAnsi="Palatino Linotype" w:cs="Palatino Linotype"/>
              </w:rPr>
            </w:pPr>
            <w:moveTo w:id="40" w:author="Kodjo ATTIPOU" w:date="2026-10-08T02:26:00Z" w16du:dateUtc="2026-10-08T02:26:00Z">
              <w:r>
                <w:rPr>
                  <w:rFonts w:ascii="Palatino Linotype" w:hAnsi="Palatino Linotype" w:cs="Palatino Linotype"/>
                  <w:b/>
                  <w:bCs/>
                  <w:color w:val="1F3864"/>
                  <w:sz w:val="18"/>
                  <w:szCs w:val="18"/>
                </w:rPr>
                <w:t>RBAC</w:t>
              </w:r>
            </w:moveTo>
          </w:p>
        </w:tc>
        <w:tc>
          <w:tcPr>
            <w:tcW w:w="74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A7BA86" w14:textId="77777777" w:rsidR="005670B5" w:rsidRDefault="005670B5" w:rsidP="007A2C23">
            <w:pPr>
              <w:jc w:val="left"/>
              <w:rPr>
                <w:moveTo w:id="41" w:author="Kodjo ATTIPOU" w:date="2026-10-08T02:26:00Z" w16du:dateUtc="2026-10-08T02:26:00Z"/>
                <w:rFonts w:ascii="Palatino Linotype" w:hAnsi="Palatino Linotype" w:cs="Palatino Linotype"/>
              </w:rPr>
            </w:pPr>
            <w:moveTo w:id="42" w:author="Kodjo ATTIPOU" w:date="2026-10-08T02:26:00Z" w16du:dateUtc="2026-10-08T02:26:00Z">
              <w:r>
                <w:rPr>
                  <w:rFonts w:ascii="Palatino Linotype" w:hAnsi="Palatino Linotype" w:cs="Palatino Linotype"/>
                  <w:sz w:val="18"/>
                  <w:szCs w:val="18"/>
                </w:rPr>
                <w:t>Contrôle d’accès fondé sur les rôles</w:t>
              </w:r>
            </w:moveTo>
          </w:p>
        </w:tc>
      </w:tr>
      <w:tr w:rsidR="005670B5" w14:paraId="3ED73CF2" w14:textId="77777777" w:rsidTr="007A2C23">
        <w:trPr>
          <w:cantSplit/>
        </w:trPr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EA05EF" w14:textId="5F0C605C" w:rsidR="005670B5" w:rsidRDefault="005670B5" w:rsidP="007A2C23">
            <w:pPr>
              <w:jc w:val="left"/>
              <w:rPr>
                <w:moveTo w:id="43" w:author="Kodjo ATTIPOU" w:date="2026-10-08T02:26:00Z" w16du:dateUtc="2026-10-08T02:26:00Z"/>
                <w:rFonts w:ascii="Palatino Linotype" w:hAnsi="Palatino Linotype" w:cs="Palatino Linotype"/>
              </w:rPr>
            </w:pPr>
            <w:moveTo w:id="44" w:author="Kodjo ATTIPOU" w:date="2026-10-08T02:26:00Z" w16du:dateUtc="2026-10-08T02:26:00Z">
              <w:r>
                <w:rPr>
                  <w:rFonts w:ascii="Palatino Linotype" w:hAnsi="Palatino Linotype" w:cs="Palatino Linotype"/>
                  <w:b/>
                  <w:bCs/>
                  <w:color w:val="1F3864"/>
                  <w:sz w:val="18"/>
                  <w:szCs w:val="18"/>
                </w:rPr>
                <w:t>PWA</w:t>
              </w:r>
            </w:moveTo>
          </w:p>
        </w:tc>
        <w:tc>
          <w:tcPr>
            <w:tcW w:w="74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29F54" w14:textId="096E00BF" w:rsidR="005670B5" w:rsidRDefault="0094337D" w:rsidP="007A2C23">
            <w:pPr>
              <w:jc w:val="left"/>
              <w:rPr>
                <w:moveTo w:id="45" w:author="Kodjo ATTIPOU" w:date="2026-10-08T02:26:00Z" w16du:dateUtc="2026-10-08T02:26:00Z"/>
                <w:rFonts w:ascii="Palatino Linotype" w:hAnsi="Palatino Linotype" w:cs="Palatino Linotype"/>
              </w:rPr>
            </w:pPr>
            <w:ins w:id="46" w:author="Kodjo ATTIPOU" w:date="2026-10-08T02:28:00Z" w16du:dateUtc="2026-10-08T02:28:00Z">
              <w:r>
                <w:rPr>
                  <w:rFonts w:ascii="Palatino Linotype" w:hAnsi="Palatino Linotype" w:cs="Palatino Linotype"/>
                  <w:sz w:val="18"/>
                  <w:szCs w:val="18"/>
                </w:rPr>
                <w:t xml:space="preserve">Portable Web Application : </w:t>
              </w:r>
            </w:ins>
            <w:moveTo w:id="47" w:author="Kodjo ATTIPOU" w:date="2026-10-08T02:26:00Z" w16du:dateUtc="2026-10-08T02:26:00Z">
              <w:r w:rsidR="005670B5">
                <w:rPr>
                  <w:rFonts w:ascii="Palatino Linotype" w:hAnsi="Palatino Linotype" w:cs="Palatino Linotype"/>
                  <w:sz w:val="18"/>
                  <w:szCs w:val="18"/>
                </w:rPr>
                <w:t>Application web installable sur téléphone, utilisable avec une connexion instable</w:t>
              </w:r>
            </w:moveTo>
          </w:p>
        </w:tc>
      </w:tr>
      <w:tr w:rsidR="005670B5" w14:paraId="6EA96E54" w14:textId="77777777" w:rsidTr="007A2C23">
        <w:trPr>
          <w:cantSplit/>
        </w:trPr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49EB2D" w14:textId="77777777" w:rsidR="005670B5" w:rsidRDefault="005670B5" w:rsidP="007A2C23">
            <w:pPr>
              <w:jc w:val="left"/>
              <w:rPr>
                <w:moveTo w:id="48" w:author="Kodjo ATTIPOU" w:date="2026-10-08T02:26:00Z" w16du:dateUtc="2026-10-08T02:26:00Z"/>
                <w:rFonts w:ascii="Palatino Linotype" w:hAnsi="Palatino Linotype" w:cs="Palatino Linotype"/>
              </w:rPr>
            </w:pPr>
            <w:moveTo w:id="49" w:author="Kodjo ATTIPOU" w:date="2026-10-08T02:26:00Z" w16du:dateUtc="2026-10-08T02:26:00Z">
              <w:r>
                <w:rPr>
                  <w:rFonts w:ascii="Palatino Linotype" w:hAnsi="Palatino Linotype" w:cs="Palatino Linotype"/>
                  <w:b/>
                  <w:bCs/>
                  <w:color w:val="1F3864"/>
                  <w:sz w:val="18"/>
                  <w:szCs w:val="18"/>
                </w:rPr>
                <w:t>API</w:t>
              </w:r>
            </w:moveTo>
          </w:p>
        </w:tc>
        <w:tc>
          <w:tcPr>
            <w:tcW w:w="74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D00054" w14:textId="23E646DA" w:rsidR="005670B5" w:rsidRDefault="00A65DC0" w:rsidP="007A2C23">
            <w:pPr>
              <w:jc w:val="left"/>
              <w:rPr>
                <w:moveTo w:id="50" w:author="Kodjo ATTIPOU" w:date="2026-10-08T02:26:00Z" w16du:dateUtc="2026-10-08T02:26:00Z"/>
                <w:rFonts w:ascii="Palatino Linotype" w:hAnsi="Palatino Linotype" w:cs="Palatino Linotype"/>
              </w:rPr>
            </w:pPr>
            <w:ins w:id="51" w:author="Kodjo ATTIPOU" w:date="2026-10-08T02:29:00Z" w16du:dateUtc="2026-10-08T02:29:00Z">
              <w:r>
                <w:rPr>
                  <w:rFonts w:ascii="Palatino Linotype" w:hAnsi="Palatino Linotype" w:cs="Palatino Linotype"/>
                  <w:sz w:val="18"/>
                  <w:szCs w:val="18"/>
                </w:rPr>
                <w:t xml:space="preserve">Application Programming Interface : </w:t>
              </w:r>
            </w:ins>
            <w:moveTo w:id="52" w:author="Kodjo ATTIPOU" w:date="2026-10-08T02:26:00Z" w16du:dateUtc="2026-10-08T02:26:00Z">
              <w:r w:rsidR="005670B5">
                <w:rPr>
                  <w:rFonts w:ascii="Palatino Linotype" w:hAnsi="Palatino Linotype" w:cs="Palatino Linotype"/>
                  <w:sz w:val="18"/>
                  <w:szCs w:val="18"/>
                </w:rPr>
                <w:t>Interface de programmation permettant au frontend</w:t>
              </w:r>
            </w:moveTo>
            <w:ins w:id="53" w:author="Kodjo ATTIPOU" w:date="2026-10-08T02:30:00Z" w16du:dateUtc="2026-10-08T02:30:00Z">
              <w:r w:rsidR="00334AC0">
                <w:rPr>
                  <w:rFonts w:ascii="Palatino Linotype" w:hAnsi="Palatino Linotype" w:cs="Palatino Linotype"/>
                  <w:sz w:val="18"/>
                  <w:szCs w:val="18"/>
                </w:rPr>
                <w:t xml:space="preserve"> (partie visible du site web</w:t>
              </w:r>
              <w:r w:rsidR="007F7422">
                <w:rPr>
                  <w:rFonts w:ascii="Palatino Linotype" w:hAnsi="Palatino Linotype" w:cs="Palatino Linotype"/>
                  <w:sz w:val="18"/>
                  <w:szCs w:val="18"/>
                </w:rPr>
                <w:t xml:space="preserve"> ou de l’application</w:t>
              </w:r>
              <w:r w:rsidR="00334AC0">
                <w:rPr>
                  <w:rFonts w:ascii="Palatino Linotype" w:hAnsi="Palatino Linotype" w:cs="Palatino Linotype"/>
                  <w:sz w:val="18"/>
                  <w:szCs w:val="18"/>
                </w:rPr>
                <w:t>)</w:t>
              </w:r>
            </w:ins>
            <w:moveTo w:id="54" w:author="Kodjo ATTIPOU" w:date="2026-10-08T02:26:00Z" w16du:dateUtc="2026-10-08T02:26:00Z">
              <w:r w:rsidR="005670B5">
                <w:rPr>
                  <w:rFonts w:ascii="Palatino Linotype" w:hAnsi="Palatino Linotype" w:cs="Palatino Linotype"/>
                  <w:sz w:val="18"/>
                  <w:szCs w:val="18"/>
                </w:rPr>
                <w:t xml:space="preserve"> de dialoguer avec le serveur</w:t>
              </w:r>
            </w:moveTo>
          </w:p>
        </w:tc>
      </w:tr>
      <w:moveToRangeEnd w:id="7"/>
    </w:tbl>
    <w:p w14:paraId="3C7076C3" w14:textId="77777777" w:rsidR="005670B5" w:rsidRDefault="005670B5">
      <w:pPr>
        <w:spacing w:after="160" w:line="20" w:lineRule="exact"/>
        <w:rPr>
          <w:rFonts w:ascii="Palatino Linotype" w:hAnsi="Palatino Linotype" w:cs="Palatino Linotype"/>
        </w:rPr>
      </w:pPr>
    </w:p>
    <w:p w14:paraId="774443EE" w14:textId="77777777" w:rsidR="00445900" w:rsidRDefault="00000000">
      <w:pPr>
        <w:pStyle w:val="Titre1"/>
        <w:pageBreakBefore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lastRenderedPageBreak/>
        <w:t>1. Présentation du projet</w:t>
      </w:r>
    </w:p>
    <w:p w14:paraId="774443EF" w14:textId="77777777" w:rsidR="00445900" w:rsidRDefault="00000000">
      <w:pPr>
        <w:pStyle w:val="Titre2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1.1 Contexte</w:t>
      </w:r>
    </w:p>
    <w:p w14:paraId="774443F0" w14:textId="77777777" w:rsidR="00445900" w:rsidRDefault="00000000">
      <w:pPr>
        <w:spacing w:after="12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Le Règlement des Études de l’ENP prévoit, à l’article 77, que chaque unité d’enseignement (UE) fasse l’objet d’une évaluation anonyme par les étudiants à l’issue du semestre. Aujourd’hui, cette évaluation repose sur une </w:t>
      </w:r>
      <w:r>
        <w:rPr>
          <w:rFonts w:ascii="Palatino Linotype" w:hAnsi="Palatino Linotype" w:cs="Palatino Linotype"/>
          <w:b/>
          <w:bCs/>
        </w:rPr>
        <w:t>grille papier</w:t>
      </w:r>
      <w:r>
        <w:rPr>
          <w:rFonts w:ascii="Palatino Linotype" w:hAnsi="Palatino Linotype" w:cs="Palatino Linotype"/>
        </w:rPr>
        <w:t xml:space="preserve"> (questionnaire par UE et grille de synthèse par semestre) dont la collecte, la saisie, la consolidation et la restitution sont longues et difficilement traçables.</w:t>
      </w:r>
    </w:p>
    <w:p w14:paraId="774443F1" w14:textId="77777777" w:rsidR="00445900" w:rsidRDefault="00000000">
      <w:pPr>
        <w:spacing w:after="12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En parallèle, le suivi de l’avancement des enseignements (séances effectivement tenues, contenus traités, travaux demandés) repose sur un </w:t>
      </w:r>
      <w:r>
        <w:rPr>
          <w:rFonts w:ascii="Palatino Linotype" w:hAnsi="Palatino Linotype" w:cs="Palatino Linotype"/>
          <w:b/>
          <w:bCs/>
        </w:rPr>
        <w:t>cahier de texte</w:t>
      </w:r>
      <w:r>
        <w:rPr>
          <w:rFonts w:ascii="Palatino Linotype" w:hAnsi="Palatino Linotype" w:cs="Palatino Linotype"/>
        </w:rPr>
        <w:t xml:space="preserve"> tenu par le délégué de chaque classe, sans consolidation numérique permettant de mesurer le taux de réalisation des volumes horaires.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06"/>
      </w:tblGrid>
      <w:tr w:rsidR="00445900" w14:paraId="774443F4" w14:textId="77777777">
        <w:tc>
          <w:tcPr>
            <w:tcW w:w="9706" w:type="dxa"/>
            <w:tcBorders>
              <w:top w:val="nil"/>
              <w:left w:val="single" w:sz="24" w:space="0" w:color="8B5A2B"/>
              <w:bottom w:val="nil"/>
              <w:right w:val="nil"/>
            </w:tcBorders>
            <w:shd w:val="clear" w:color="auto" w:fill="FDF0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74443F2" w14:textId="77777777" w:rsidR="00445900" w:rsidRDefault="00000000">
            <w:pPr>
              <w:spacing w:after="60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i/>
                <w:iCs/>
                <w:color w:val="8B5A2B"/>
              </w:rPr>
              <w:t>Cadre réglementaire (Article 77, Règlement des Études de l’ENP)</w:t>
            </w:r>
          </w:p>
          <w:p w14:paraId="774443F3" w14:textId="77777777" w:rsidR="00445900" w:rsidRDefault="00000000">
            <w:pPr>
              <w:spacing w:after="40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i/>
                <w:iCs/>
                <w:color w:val="8B5A2B"/>
                <w:sz w:val="20"/>
                <w:szCs w:val="20"/>
              </w:rPr>
              <w:t>Évaluation anonyme de chaque UE par les étudiants à l’issue du semestre ; résultats communiqués à l’enseignant concerné et au Chef de Département ; exploitation à des fins d’amélioration pédagogique ; résultats ne pouvant constituer, à eux seuls, un élément d’appréciation individuelle des enseignants ; restitution aux étudiants des principaux résultats et des suites données.</w:t>
            </w:r>
          </w:p>
        </w:tc>
      </w:tr>
    </w:tbl>
    <w:p w14:paraId="774443F5" w14:textId="77777777" w:rsidR="00445900" w:rsidRDefault="00445900">
      <w:pPr>
        <w:spacing w:after="160" w:line="20" w:lineRule="exact"/>
        <w:rPr>
          <w:rFonts w:ascii="Palatino Linotype" w:hAnsi="Palatino Linotype" w:cs="Palatino Linotype"/>
        </w:rPr>
      </w:pPr>
    </w:p>
    <w:p w14:paraId="774443F6" w14:textId="77777777" w:rsidR="00445900" w:rsidRDefault="00000000">
      <w:pPr>
        <w:pStyle w:val="Titre2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1.2 Objectifs du projet</w:t>
      </w:r>
    </w:p>
    <w:p w14:paraId="774443F7" w14:textId="77777777" w:rsidR="00445900" w:rsidRDefault="00000000">
      <w:pPr>
        <w:spacing w:after="12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La plateforme numérique poursuit trois objectifs principaux, auxquels s’ajoutent des objectifs de pilotage.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5806"/>
        <w:gridCol w:w="1600"/>
      </w:tblGrid>
      <w:tr w:rsidR="00445900" w14:paraId="774443FB" w14:textId="77777777">
        <w:trPr>
          <w:cantSplit/>
          <w:tblHeader/>
        </w:trPr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3F8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Pilier</w:t>
            </w:r>
          </w:p>
        </w:tc>
        <w:tc>
          <w:tcPr>
            <w:tcW w:w="58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3F9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3FA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Acteur principal</w:t>
            </w:r>
          </w:p>
        </w:tc>
      </w:tr>
      <w:tr w:rsidR="00445900" w14:paraId="774443FF" w14:textId="77777777">
        <w:trPr>
          <w:cantSplit/>
        </w:trPr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3FC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1. Évaluation anonyme</w:t>
            </w:r>
          </w:p>
        </w:tc>
        <w:tc>
          <w:tcPr>
            <w:tcW w:w="58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3FD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Les étudiants notent chaque UE suivie au moyen du questionnaire officiel de l’ENP (5 sections, 19 critères, 2 champs de commentaires), dans des conditions garantissant leur anonymat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3FE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Étudiants</w:t>
            </w:r>
          </w:p>
        </w:tc>
      </w:tr>
      <w:tr w:rsidR="00445900" w14:paraId="77444403" w14:textId="77777777">
        <w:trPr>
          <w:cantSplit/>
        </w:trPr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400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2. Cahier de texte numérique</w:t>
            </w:r>
          </w:p>
        </w:tc>
        <w:tc>
          <w:tcPr>
            <w:tcW w:w="58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401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Le délégué renseigne chaque séance (date, contenu, travail demandé, statut), l’enseignant vise l’entrée, la hiérarchie suit la réalisation des volumes horaires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402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Délégué</w:t>
            </w:r>
          </w:p>
        </w:tc>
      </w:tr>
      <w:tr w:rsidR="00445900" w14:paraId="77444407" w14:textId="77777777">
        <w:trPr>
          <w:cantSplit/>
        </w:trPr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404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3. Consultation des résultats</w:t>
            </w:r>
          </w:p>
        </w:tc>
        <w:tc>
          <w:tcPr>
            <w:tcW w:w="58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405" w14:textId="041DFCDD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Chaque enseignant consulte les résultats de ses UE (moyennes, distributions, commentaires modérés) à l’issue de la campagne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406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Enseignants</w:t>
            </w:r>
          </w:p>
        </w:tc>
      </w:tr>
      <w:tr w:rsidR="00445900" w14:paraId="7744440B" w14:textId="77777777">
        <w:trPr>
          <w:cantSplit/>
        </w:trPr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408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Pilotage et restitution</w:t>
            </w:r>
          </w:p>
        </w:tc>
        <w:tc>
          <w:tcPr>
            <w:tcW w:w="58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409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Consolidation automatique de la grille de synthèse par semestre, suivi des suites données, restitution aux étudiants conformément à l’article 77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40A" w14:textId="6287AE99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del w:id="55" w:author="Kodjo ATTIPOU" w:date="2026-10-08T02:24:00Z" w16du:dateUtc="2026-10-08T02:24:00Z">
              <w:r w:rsidDel="00D27AEE">
                <w:rPr>
                  <w:rFonts w:ascii="Palatino Linotype" w:hAnsi="Palatino Linotype" w:cs="Palatino Linotype"/>
                  <w:sz w:val="18"/>
                  <w:szCs w:val="18"/>
                </w:rPr>
                <w:delText xml:space="preserve">Chef de </w:delText>
              </w:r>
            </w:del>
            <w:r>
              <w:rPr>
                <w:rFonts w:ascii="Palatino Linotype" w:hAnsi="Palatino Linotype" w:cs="Palatino Linotype"/>
                <w:sz w:val="18"/>
                <w:szCs w:val="18"/>
              </w:rPr>
              <w:t>Département</w:t>
            </w:r>
            <w:ins w:id="56" w:author="Kodjo ATTIPOU" w:date="2026-10-08T02:24:00Z" w16du:dateUtc="2026-10-08T02:24:00Z">
              <w:r w:rsidR="00D27AEE">
                <w:rPr>
                  <w:rFonts w:ascii="Palatino Linotype" w:hAnsi="Palatino Linotype" w:cs="Palatino Linotype"/>
                  <w:sz w:val="18"/>
                  <w:szCs w:val="18"/>
                </w:rPr>
                <w:t>s</w:t>
              </w:r>
            </w:ins>
            <w:r>
              <w:rPr>
                <w:rFonts w:ascii="Palatino Linotype" w:hAnsi="Palatino Linotype" w:cs="Palatino Linotype"/>
                <w:sz w:val="18"/>
                <w:szCs w:val="18"/>
              </w:rPr>
              <w:t>, Scolarité</w:t>
            </w:r>
            <w:ins w:id="57" w:author="Kodjo ATTIPOU" w:date="2026-10-08T02:19:00Z" w16du:dateUtc="2026-10-08T02:19:00Z">
              <w:r w:rsidR="00A355DD">
                <w:rPr>
                  <w:rFonts w:ascii="Palatino Linotype" w:hAnsi="Palatino Linotype" w:cs="Palatino Linotype"/>
                  <w:sz w:val="18"/>
                  <w:szCs w:val="18"/>
                </w:rPr>
                <w:t xml:space="preserve">, Direction des </w:t>
              </w:r>
            </w:ins>
            <w:ins w:id="58" w:author="Kodjo ATTIPOU" w:date="2026-10-08T02:42:00Z" w16du:dateUtc="2026-10-08T02:42:00Z">
              <w:r w:rsidR="0037402D">
                <w:rPr>
                  <w:rFonts w:ascii="Palatino Linotype" w:hAnsi="Palatino Linotype" w:cs="Palatino Linotype"/>
                  <w:sz w:val="18"/>
                  <w:szCs w:val="18"/>
                </w:rPr>
                <w:t>Études</w:t>
              </w:r>
            </w:ins>
          </w:p>
        </w:tc>
      </w:tr>
    </w:tbl>
    <w:p w14:paraId="7744440C" w14:textId="77777777" w:rsidR="00445900" w:rsidRDefault="00445900">
      <w:pPr>
        <w:spacing w:after="160" w:line="20" w:lineRule="exact"/>
        <w:rPr>
          <w:rFonts w:ascii="Palatino Linotype" w:hAnsi="Palatino Linotype" w:cs="Palatino Linotype"/>
        </w:rPr>
      </w:pPr>
    </w:p>
    <w:p w14:paraId="7744440D" w14:textId="77777777" w:rsidR="00445900" w:rsidRDefault="00000000">
      <w:pPr>
        <w:pStyle w:val="Titre2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1.3 Bénéfices attendus</w:t>
      </w:r>
    </w:p>
    <w:p w14:paraId="7744440E" w14:textId="77777777" w:rsidR="00445900" w:rsidRDefault="00000000">
      <w:pPr>
        <w:pStyle w:val="Paragraphedeliste"/>
        <w:numPr>
          <w:ilvl w:val="0"/>
          <w:numId w:val="1"/>
        </w:numPr>
        <w:spacing w:after="6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  <w:b/>
          <w:bCs/>
        </w:rPr>
        <w:t>Gain de temps</w:t>
      </w:r>
      <w:r>
        <w:rPr>
          <w:rFonts w:ascii="Palatino Linotype" w:hAnsi="Palatino Linotype" w:cs="Palatino Linotype"/>
        </w:rPr>
        <w:t xml:space="preserve"> : suppression de la saisie manuelle et du calcul des moyennes ; la grille de synthèse est générée automatiquement.</w:t>
      </w:r>
    </w:p>
    <w:p w14:paraId="7744440F" w14:textId="77777777" w:rsidR="00445900" w:rsidRDefault="00000000">
      <w:pPr>
        <w:pStyle w:val="Paragraphedeliste"/>
        <w:numPr>
          <w:ilvl w:val="0"/>
          <w:numId w:val="1"/>
        </w:numPr>
        <w:spacing w:after="6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  <w:b/>
          <w:bCs/>
        </w:rPr>
        <w:t>Fiabilité et traçabilité</w:t>
      </w:r>
      <w:r>
        <w:rPr>
          <w:rFonts w:ascii="Palatino Linotype" w:hAnsi="Palatino Linotype" w:cs="Palatino Linotype"/>
        </w:rPr>
        <w:t xml:space="preserve"> : une seule participation par étudiant et par UE, journal d’audit des consultations et modifications.</w:t>
      </w:r>
    </w:p>
    <w:p w14:paraId="77444410" w14:textId="77777777" w:rsidR="00445900" w:rsidRDefault="00000000">
      <w:pPr>
        <w:pStyle w:val="Paragraphedeliste"/>
        <w:numPr>
          <w:ilvl w:val="0"/>
          <w:numId w:val="1"/>
        </w:numPr>
        <w:spacing w:after="6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  <w:b/>
          <w:bCs/>
        </w:rPr>
        <w:t>Confiance des étudiants</w:t>
      </w:r>
      <w:r>
        <w:rPr>
          <w:rFonts w:ascii="Palatino Linotype" w:hAnsi="Palatino Linotype" w:cs="Palatino Linotype"/>
        </w:rPr>
        <w:t xml:space="preserve"> : anonymat garanti par conception technique et non par simple engagement.</w:t>
      </w:r>
    </w:p>
    <w:p w14:paraId="77444411" w14:textId="77777777" w:rsidR="00445900" w:rsidRDefault="00000000">
      <w:pPr>
        <w:pStyle w:val="Paragraphedeliste"/>
        <w:numPr>
          <w:ilvl w:val="0"/>
          <w:numId w:val="1"/>
        </w:numPr>
        <w:spacing w:after="6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  <w:b/>
          <w:bCs/>
        </w:rPr>
        <w:t>Amélioration pédagogique</w:t>
      </w:r>
      <w:r>
        <w:rPr>
          <w:rFonts w:ascii="Palatino Linotype" w:hAnsi="Palatino Linotype" w:cs="Palatino Linotype"/>
        </w:rPr>
        <w:t xml:space="preserve"> : suivi des évolutions semestre après semestre, identification précoce des UE à surveiller.</w:t>
      </w:r>
    </w:p>
    <w:p w14:paraId="77444412" w14:textId="77777777" w:rsidR="00445900" w:rsidRDefault="00000000">
      <w:pPr>
        <w:pStyle w:val="Paragraphedeliste"/>
        <w:numPr>
          <w:ilvl w:val="0"/>
          <w:numId w:val="1"/>
        </w:numPr>
        <w:spacing w:after="6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  <w:b/>
          <w:bCs/>
        </w:rPr>
        <w:t>Transparence</w:t>
      </w:r>
      <w:r>
        <w:rPr>
          <w:rFonts w:ascii="Palatino Linotype" w:hAnsi="Palatino Linotype" w:cs="Palatino Linotype"/>
        </w:rPr>
        <w:t xml:space="preserve"> : suivi objectif des heures réalisées, restitution systématique aux étudiants.</w:t>
      </w:r>
    </w:p>
    <w:p w14:paraId="77444413" w14:textId="77777777" w:rsidR="00445900" w:rsidRDefault="00000000">
      <w:pPr>
        <w:pStyle w:val="Titre2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lastRenderedPageBreak/>
        <w:t>1.4 Périmètre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53"/>
        <w:gridCol w:w="4853"/>
      </w:tblGrid>
      <w:tr w:rsidR="00445900" w14:paraId="77444416" w14:textId="77777777">
        <w:trPr>
          <w:cantSplit/>
          <w:tblHeader/>
        </w:trPr>
        <w:tc>
          <w:tcPr>
            <w:tcW w:w="48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414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Inclus dans le projet</w:t>
            </w:r>
          </w:p>
        </w:tc>
        <w:tc>
          <w:tcPr>
            <w:tcW w:w="48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415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Exclu du périmètre initial</w:t>
            </w:r>
          </w:p>
        </w:tc>
      </w:tr>
      <w:tr w:rsidR="00445900" w14:paraId="77444419" w14:textId="77777777">
        <w:trPr>
          <w:cantSplit/>
        </w:trPr>
        <w:tc>
          <w:tcPr>
            <w:tcW w:w="48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417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Authentification et gestion des comptes</w:t>
            </w:r>
          </w:p>
        </w:tc>
        <w:tc>
          <w:tcPr>
            <w:tcW w:w="48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418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Gestion des notes des étudiants et des jurys</w:t>
            </w:r>
          </w:p>
        </w:tc>
      </w:tr>
      <w:tr w:rsidR="00445900" w14:paraId="7744441C" w14:textId="77777777">
        <w:trPr>
          <w:cantSplit/>
        </w:trPr>
        <w:tc>
          <w:tcPr>
            <w:tcW w:w="48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41A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Référentiels (campus, départements, formations, semestres, UE, affectations, inscriptions)</w:t>
            </w:r>
          </w:p>
        </w:tc>
        <w:tc>
          <w:tcPr>
            <w:tcW w:w="48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41B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Emplois du temps et réservation de salles</w:t>
            </w:r>
          </w:p>
        </w:tc>
      </w:tr>
      <w:tr w:rsidR="00445900" w14:paraId="7744441F" w14:textId="77777777">
        <w:trPr>
          <w:cantSplit/>
        </w:trPr>
        <w:tc>
          <w:tcPr>
            <w:tcW w:w="48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41D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Campagnes d’évaluation et questionnaire de l’Annexe A</w:t>
            </w:r>
          </w:p>
        </w:tc>
        <w:tc>
          <w:tcPr>
            <w:tcW w:w="48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41E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Plateforme d’enseignement en ligne (e-learning)</w:t>
            </w:r>
          </w:p>
        </w:tc>
      </w:tr>
      <w:tr w:rsidR="00445900" w14:paraId="77444422" w14:textId="77777777">
        <w:trPr>
          <w:cantSplit/>
        </w:trPr>
        <w:tc>
          <w:tcPr>
            <w:tcW w:w="48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420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Cahier de texte numérique avec visa de l’enseignant</w:t>
            </w:r>
          </w:p>
        </w:tc>
        <w:tc>
          <w:tcPr>
            <w:tcW w:w="48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421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Paie, vacations et gestion financière des enseignants</w:t>
            </w:r>
          </w:p>
        </w:tc>
      </w:tr>
      <w:tr w:rsidR="00445900" w14:paraId="77444425" w14:textId="77777777">
        <w:trPr>
          <w:cantSplit/>
        </w:trPr>
        <w:tc>
          <w:tcPr>
            <w:tcW w:w="48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423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Résultats par enseignant, tableaux de bord, grille de synthèse</w:t>
            </w:r>
          </w:p>
        </w:tc>
        <w:tc>
          <w:tcPr>
            <w:tcW w:w="48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424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Évaluation des enseignements par les pairs ou l’administration</w:t>
            </w:r>
          </w:p>
        </w:tc>
      </w:tr>
      <w:tr w:rsidR="00445900" w14:paraId="77444428" w14:textId="77777777">
        <w:trPr>
          <w:cantSplit/>
        </w:trPr>
        <w:tc>
          <w:tcPr>
            <w:tcW w:w="48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426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Notifications, exports, journal d’audit</w:t>
            </w:r>
          </w:p>
        </w:tc>
        <w:tc>
          <w:tcPr>
            <w:tcW w:w="48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427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Application mobile native (la version web responsive couvre le besoin)</w:t>
            </w:r>
          </w:p>
        </w:tc>
      </w:tr>
    </w:tbl>
    <w:p w14:paraId="77444429" w14:textId="77777777" w:rsidR="00445900" w:rsidRDefault="00445900">
      <w:pPr>
        <w:spacing w:after="160" w:line="20" w:lineRule="exact"/>
        <w:rPr>
          <w:rFonts w:ascii="Palatino Linotype" w:hAnsi="Palatino Linotype" w:cs="Palatino Linotype"/>
        </w:rPr>
      </w:pPr>
    </w:p>
    <w:p w14:paraId="7744442A" w14:textId="77777777" w:rsidR="00445900" w:rsidRDefault="00000000">
      <w:pPr>
        <w:spacing w:after="12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Les éléments exclus pourront faire l’objet d’évolutions ultérieures grâce à l’architecture modulaire retenue.</w:t>
      </w:r>
    </w:p>
    <w:p w14:paraId="7744442B" w14:textId="19AB1C04" w:rsidR="00445900" w:rsidDel="005670B5" w:rsidRDefault="00000000" w:rsidP="005670B5">
      <w:pPr>
        <w:pStyle w:val="Titre2"/>
        <w:rPr>
          <w:moveFrom w:id="59" w:author="Kodjo ATTIPOU" w:date="2026-10-08T02:26:00Z" w16du:dateUtc="2026-10-08T02:26:00Z"/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1.5 </w:t>
      </w:r>
      <w:moveFromRangeStart w:id="60" w:author="Kodjo ATTIPOU" w:date="2026-10-08T02:26:00Z" w:name="move242318820"/>
      <w:moveFrom w:id="61" w:author="Kodjo ATTIPOU" w:date="2026-10-08T02:26:00Z" w16du:dateUtc="2026-10-08T02:26:00Z">
        <w:r w:rsidDel="005670B5">
          <w:rPr>
            <w:rFonts w:ascii="Palatino Linotype" w:hAnsi="Palatino Linotype" w:cs="Palatino Linotype"/>
          </w:rPr>
          <w:t>Définitions et abréviations</w:t>
        </w:r>
      </w:moveFrom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406"/>
      </w:tblGrid>
      <w:tr w:rsidR="00445900" w:rsidDel="005670B5" w14:paraId="7744442E" w14:textId="1E54515C">
        <w:trPr>
          <w:cantSplit/>
          <w:tblHeader/>
        </w:trPr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42C" w14:textId="480FCB99" w:rsidR="00445900" w:rsidDel="005670B5" w:rsidRDefault="00000000" w:rsidP="005670B5">
            <w:pPr>
              <w:pStyle w:val="Titre2"/>
              <w:rPr>
                <w:moveFrom w:id="62" w:author="Kodjo ATTIPOU" w:date="2026-10-08T02:26:00Z" w16du:dateUtc="2026-10-08T02:26:00Z"/>
                <w:rFonts w:ascii="Palatino Linotype" w:hAnsi="Palatino Linotype" w:cs="Palatino Linotype"/>
              </w:rPr>
              <w:pPrChange w:id="63" w:author="Kodjo ATTIPOU" w:date="2026-10-08T02:26:00Z" w16du:dateUtc="2026-10-08T02:26:00Z">
                <w:pPr>
                  <w:jc w:val="center"/>
                </w:pPr>
              </w:pPrChange>
            </w:pPr>
            <w:moveFrom w:id="64" w:author="Kodjo ATTIPOU" w:date="2026-10-08T02:26:00Z" w16du:dateUtc="2026-10-08T02:26:00Z">
              <w:r w:rsidDel="005670B5">
                <w:rPr>
                  <w:rFonts w:ascii="Palatino Linotype" w:hAnsi="Palatino Linotype" w:cs="Palatino Linotype"/>
                  <w:color w:val="FFFFFF"/>
                  <w:sz w:val="18"/>
                  <w:szCs w:val="18"/>
                </w:rPr>
                <w:t>Terme</w:t>
              </w:r>
            </w:moveFrom>
          </w:p>
        </w:tc>
        <w:tc>
          <w:tcPr>
            <w:tcW w:w="74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42D" w14:textId="785635A1" w:rsidR="00445900" w:rsidDel="005670B5" w:rsidRDefault="00000000" w:rsidP="005670B5">
            <w:pPr>
              <w:pStyle w:val="Titre2"/>
              <w:rPr>
                <w:moveFrom w:id="65" w:author="Kodjo ATTIPOU" w:date="2026-10-08T02:26:00Z" w16du:dateUtc="2026-10-08T02:26:00Z"/>
                <w:rFonts w:ascii="Palatino Linotype" w:hAnsi="Palatino Linotype" w:cs="Palatino Linotype"/>
              </w:rPr>
              <w:pPrChange w:id="66" w:author="Kodjo ATTIPOU" w:date="2026-10-08T02:26:00Z" w16du:dateUtc="2026-10-08T02:26:00Z">
                <w:pPr>
                  <w:jc w:val="center"/>
                </w:pPr>
              </w:pPrChange>
            </w:pPr>
            <w:moveFrom w:id="67" w:author="Kodjo ATTIPOU" w:date="2026-10-08T02:26:00Z" w16du:dateUtc="2026-10-08T02:26:00Z">
              <w:r w:rsidDel="005670B5">
                <w:rPr>
                  <w:rFonts w:ascii="Palatino Linotype" w:hAnsi="Palatino Linotype" w:cs="Palatino Linotype"/>
                  <w:color w:val="FFFFFF"/>
                  <w:sz w:val="18"/>
                  <w:szCs w:val="18"/>
                </w:rPr>
                <w:t>Définition</w:t>
              </w:r>
            </w:moveFrom>
          </w:p>
        </w:tc>
      </w:tr>
      <w:tr w:rsidR="00445900" w:rsidDel="005670B5" w14:paraId="77444431" w14:textId="20123FA3">
        <w:trPr>
          <w:cantSplit/>
        </w:trPr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42F" w14:textId="6250A18D" w:rsidR="00445900" w:rsidDel="005670B5" w:rsidRDefault="00000000" w:rsidP="005670B5">
            <w:pPr>
              <w:pStyle w:val="Titre2"/>
              <w:rPr>
                <w:moveFrom w:id="68" w:author="Kodjo ATTIPOU" w:date="2026-10-08T02:26:00Z" w16du:dateUtc="2026-10-08T02:26:00Z"/>
                <w:rFonts w:ascii="Palatino Linotype" w:hAnsi="Palatino Linotype" w:cs="Palatino Linotype"/>
              </w:rPr>
              <w:pPrChange w:id="69" w:author="Kodjo ATTIPOU" w:date="2026-10-08T02:26:00Z" w16du:dateUtc="2026-10-08T02:26:00Z">
                <w:pPr>
                  <w:jc w:val="left"/>
                </w:pPr>
              </w:pPrChange>
            </w:pPr>
            <w:moveFrom w:id="70" w:author="Kodjo ATTIPOU" w:date="2026-10-08T02:26:00Z" w16du:dateUtc="2026-10-08T02:26:00Z">
              <w:r w:rsidDel="005670B5">
                <w:rPr>
                  <w:rFonts w:ascii="Palatino Linotype" w:hAnsi="Palatino Linotype" w:cs="Palatino Linotype"/>
                  <w:color w:val="1F3864"/>
                  <w:sz w:val="18"/>
                  <w:szCs w:val="18"/>
                </w:rPr>
                <w:t>UE</w:t>
              </w:r>
            </w:moveFrom>
          </w:p>
        </w:tc>
        <w:tc>
          <w:tcPr>
            <w:tcW w:w="74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430" w14:textId="5B7B30F6" w:rsidR="00445900" w:rsidDel="005670B5" w:rsidRDefault="00000000" w:rsidP="005670B5">
            <w:pPr>
              <w:pStyle w:val="Titre2"/>
              <w:rPr>
                <w:moveFrom w:id="71" w:author="Kodjo ATTIPOU" w:date="2026-10-08T02:26:00Z" w16du:dateUtc="2026-10-08T02:26:00Z"/>
                <w:rFonts w:ascii="Palatino Linotype" w:hAnsi="Palatino Linotype" w:cs="Palatino Linotype"/>
              </w:rPr>
              <w:pPrChange w:id="72" w:author="Kodjo ATTIPOU" w:date="2026-10-08T02:26:00Z" w16du:dateUtc="2026-10-08T02:26:00Z">
                <w:pPr>
                  <w:jc w:val="left"/>
                </w:pPr>
              </w:pPrChange>
            </w:pPr>
            <w:moveFrom w:id="73" w:author="Kodjo ATTIPOU" w:date="2026-10-08T02:26:00Z" w16du:dateUtc="2026-10-08T02:26:00Z">
              <w:r w:rsidDel="005670B5">
                <w:rPr>
                  <w:rFonts w:ascii="Palatino Linotype" w:hAnsi="Palatino Linotype" w:cs="Palatino Linotype"/>
                  <w:sz w:val="18"/>
                  <w:szCs w:val="18"/>
                </w:rPr>
                <w:t>Unité d’enseignement, identifiée par un code, un intitulé, un nombre de crédits et un volume horaire</w:t>
              </w:r>
            </w:moveFrom>
          </w:p>
        </w:tc>
      </w:tr>
      <w:tr w:rsidR="00445900" w:rsidDel="005670B5" w14:paraId="77444434" w14:textId="1E7ACA77">
        <w:trPr>
          <w:cantSplit/>
        </w:trPr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432" w14:textId="223D4ED8" w:rsidR="00445900" w:rsidDel="005670B5" w:rsidRDefault="00000000" w:rsidP="005670B5">
            <w:pPr>
              <w:pStyle w:val="Titre2"/>
              <w:rPr>
                <w:moveFrom w:id="74" w:author="Kodjo ATTIPOU" w:date="2026-10-08T02:26:00Z" w16du:dateUtc="2026-10-08T02:26:00Z"/>
                <w:rFonts w:ascii="Palatino Linotype" w:hAnsi="Palatino Linotype" w:cs="Palatino Linotype"/>
              </w:rPr>
              <w:pPrChange w:id="75" w:author="Kodjo ATTIPOU" w:date="2026-10-08T02:26:00Z" w16du:dateUtc="2026-10-08T02:26:00Z">
                <w:pPr>
                  <w:jc w:val="left"/>
                </w:pPr>
              </w:pPrChange>
            </w:pPr>
            <w:moveFrom w:id="76" w:author="Kodjo ATTIPOU" w:date="2026-10-08T02:26:00Z" w16du:dateUtc="2026-10-08T02:26:00Z">
              <w:r w:rsidDel="005670B5">
                <w:rPr>
                  <w:rFonts w:ascii="Palatino Linotype" w:hAnsi="Palatino Linotype" w:cs="Palatino Linotype"/>
                  <w:color w:val="1F3864"/>
                  <w:sz w:val="18"/>
                  <w:szCs w:val="18"/>
                </w:rPr>
                <w:t>CM / TD / TP</w:t>
              </w:r>
            </w:moveFrom>
          </w:p>
        </w:tc>
        <w:tc>
          <w:tcPr>
            <w:tcW w:w="74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433" w14:textId="06E1C622" w:rsidR="00445900" w:rsidDel="005670B5" w:rsidRDefault="00000000" w:rsidP="005670B5">
            <w:pPr>
              <w:pStyle w:val="Titre2"/>
              <w:rPr>
                <w:moveFrom w:id="77" w:author="Kodjo ATTIPOU" w:date="2026-10-08T02:26:00Z" w16du:dateUtc="2026-10-08T02:26:00Z"/>
                <w:rFonts w:ascii="Palatino Linotype" w:hAnsi="Palatino Linotype" w:cs="Palatino Linotype"/>
              </w:rPr>
              <w:pPrChange w:id="78" w:author="Kodjo ATTIPOU" w:date="2026-10-08T02:26:00Z" w16du:dateUtc="2026-10-08T02:26:00Z">
                <w:pPr>
                  <w:jc w:val="left"/>
                </w:pPr>
              </w:pPrChange>
            </w:pPr>
            <w:moveFrom w:id="79" w:author="Kodjo ATTIPOU" w:date="2026-10-08T02:26:00Z" w16du:dateUtc="2026-10-08T02:26:00Z">
              <w:r w:rsidDel="005670B5">
                <w:rPr>
                  <w:rFonts w:ascii="Palatino Linotype" w:hAnsi="Palatino Linotype" w:cs="Palatino Linotype"/>
                  <w:sz w:val="18"/>
                  <w:szCs w:val="18"/>
                </w:rPr>
                <w:t>Cours magistral / Travaux dirigés / Travaux pratiques</w:t>
              </w:r>
            </w:moveFrom>
          </w:p>
        </w:tc>
      </w:tr>
      <w:tr w:rsidR="00445900" w:rsidDel="005670B5" w14:paraId="77444437" w14:textId="2037B381">
        <w:trPr>
          <w:cantSplit/>
        </w:trPr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435" w14:textId="499DCC0E" w:rsidR="00445900" w:rsidDel="005670B5" w:rsidRDefault="00000000" w:rsidP="005670B5">
            <w:pPr>
              <w:pStyle w:val="Titre2"/>
              <w:rPr>
                <w:moveFrom w:id="80" w:author="Kodjo ATTIPOU" w:date="2026-10-08T02:26:00Z" w16du:dateUtc="2026-10-08T02:26:00Z"/>
                <w:rFonts w:ascii="Palatino Linotype" w:hAnsi="Palatino Linotype" w:cs="Palatino Linotype"/>
              </w:rPr>
              <w:pPrChange w:id="81" w:author="Kodjo ATTIPOU" w:date="2026-10-08T02:26:00Z" w16du:dateUtc="2026-10-08T02:26:00Z">
                <w:pPr>
                  <w:jc w:val="left"/>
                </w:pPr>
              </w:pPrChange>
            </w:pPr>
            <w:moveFrom w:id="82" w:author="Kodjo ATTIPOU" w:date="2026-10-08T02:26:00Z" w16du:dateUtc="2026-10-08T02:26:00Z">
              <w:r w:rsidDel="005670B5">
                <w:rPr>
                  <w:rFonts w:ascii="Palatino Linotype" w:hAnsi="Palatino Linotype" w:cs="Palatino Linotype"/>
                  <w:color w:val="1F3864"/>
                  <w:sz w:val="18"/>
                  <w:szCs w:val="18"/>
                </w:rPr>
                <w:t>Campagne</w:t>
              </w:r>
            </w:moveFrom>
          </w:p>
        </w:tc>
        <w:tc>
          <w:tcPr>
            <w:tcW w:w="74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436" w14:textId="274514B2" w:rsidR="00445900" w:rsidDel="005670B5" w:rsidRDefault="00000000" w:rsidP="005670B5">
            <w:pPr>
              <w:pStyle w:val="Titre2"/>
              <w:rPr>
                <w:moveFrom w:id="83" w:author="Kodjo ATTIPOU" w:date="2026-10-08T02:26:00Z" w16du:dateUtc="2026-10-08T02:26:00Z"/>
                <w:rFonts w:ascii="Palatino Linotype" w:hAnsi="Palatino Linotype" w:cs="Palatino Linotype"/>
              </w:rPr>
              <w:pPrChange w:id="84" w:author="Kodjo ATTIPOU" w:date="2026-10-08T02:26:00Z" w16du:dateUtc="2026-10-08T02:26:00Z">
                <w:pPr>
                  <w:jc w:val="left"/>
                </w:pPr>
              </w:pPrChange>
            </w:pPr>
            <w:moveFrom w:id="85" w:author="Kodjo ATTIPOU" w:date="2026-10-08T02:26:00Z" w16du:dateUtc="2026-10-08T02:26:00Z">
              <w:r w:rsidDel="005670B5">
                <w:rPr>
                  <w:rFonts w:ascii="Palatino Linotype" w:hAnsi="Palatino Linotype" w:cs="Palatino Linotype"/>
                  <w:sz w:val="18"/>
                  <w:szCs w:val="18"/>
                </w:rPr>
                <w:t>Période pendant laquelle les étudiants d’un département peuvent évaluer les UE d’un semestre</w:t>
              </w:r>
            </w:moveFrom>
          </w:p>
        </w:tc>
      </w:tr>
      <w:tr w:rsidR="00445900" w:rsidDel="005670B5" w14:paraId="7744443A" w14:textId="3BC4EE27">
        <w:trPr>
          <w:cantSplit/>
        </w:trPr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438" w14:textId="2EF1CCBA" w:rsidR="00445900" w:rsidDel="005670B5" w:rsidRDefault="00000000" w:rsidP="005670B5">
            <w:pPr>
              <w:pStyle w:val="Titre2"/>
              <w:rPr>
                <w:moveFrom w:id="86" w:author="Kodjo ATTIPOU" w:date="2026-10-08T02:26:00Z" w16du:dateUtc="2026-10-08T02:26:00Z"/>
                <w:rFonts w:ascii="Palatino Linotype" w:hAnsi="Palatino Linotype" w:cs="Palatino Linotype"/>
              </w:rPr>
              <w:pPrChange w:id="87" w:author="Kodjo ATTIPOU" w:date="2026-10-08T02:26:00Z" w16du:dateUtc="2026-10-08T02:26:00Z">
                <w:pPr>
                  <w:jc w:val="left"/>
                </w:pPr>
              </w:pPrChange>
            </w:pPr>
            <w:moveFrom w:id="88" w:author="Kodjo ATTIPOU" w:date="2026-10-08T02:26:00Z" w16du:dateUtc="2026-10-08T02:26:00Z">
              <w:r w:rsidDel="005670B5">
                <w:rPr>
                  <w:rFonts w:ascii="Palatino Linotype" w:hAnsi="Palatino Linotype" w:cs="Palatino Linotype"/>
                  <w:color w:val="1F3864"/>
                  <w:sz w:val="18"/>
                  <w:szCs w:val="18"/>
                </w:rPr>
                <w:t>Urne</w:t>
              </w:r>
            </w:moveFrom>
          </w:p>
        </w:tc>
        <w:tc>
          <w:tcPr>
            <w:tcW w:w="74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439" w14:textId="161842BC" w:rsidR="00445900" w:rsidDel="005670B5" w:rsidRDefault="00000000" w:rsidP="005670B5">
            <w:pPr>
              <w:pStyle w:val="Titre2"/>
              <w:rPr>
                <w:moveFrom w:id="89" w:author="Kodjo ATTIPOU" w:date="2026-10-08T02:26:00Z" w16du:dateUtc="2026-10-08T02:26:00Z"/>
                <w:rFonts w:ascii="Palatino Linotype" w:hAnsi="Palatino Linotype" w:cs="Palatino Linotype"/>
              </w:rPr>
              <w:pPrChange w:id="90" w:author="Kodjo ATTIPOU" w:date="2026-10-08T02:26:00Z" w16du:dateUtc="2026-10-08T02:26:00Z">
                <w:pPr>
                  <w:jc w:val="left"/>
                </w:pPr>
              </w:pPrChange>
            </w:pPr>
            <w:moveFrom w:id="91" w:author="Kodjo ATTIPOU" w:date="2026-10-08T02:26:00Z" w16du:dateUtc="2026-10-08T02:26:00Z">
              <w:r w:rsidDel="005670B5">
                <w:rPr>
                  <w:rFonts w:ascii="Palatino Linotype" w:hAnsi="Palatino Linotype" w:cs="Palatino Linotype"/>
                  <w:sz w:val="18"/>
                  <w:szCs w:val="18"/>
                </w:rPr>
                <w:t>Espace de stockage des réponses d’évaluation, strictement séparé de toute information d’identité</w:t>
              </w:r>
            </w:moveFrom>
          </w:p>
        </w:tc>
      </w:tr>
      <w:tr w:rsidR="00445900" w:rsidDel="005670B5" w14:paraId="7744443D" w14:textId="79C20FDC">
        <w:trPr>
          <w:cantSplit/>
        </w:trPr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43B" w14:textId="1BB53999" w:rsidR="00445900" w:rsidDel="005670B5" w:rsidRDefault="00000000" w:rsidP="005670B5">
            <w:pPr>
              <w:pStyle w:val="Titre2"/>
              <w:rPr>
                <w:moveFrom w:id="92" w:author="Kodjo ATTIPOU" w:date="2026-10-08T02:26:00Z" w16du:dateUtc="2026-10-08T02:26:00Z"/>
                <w:rFonts w:ascii="Palatino Linotype" w:hAnsi="Palatino Linotype" w:cs="Palatino Linotype"/>
              </w:rPr>
              <w:pPrChange w:id="93" w:author="Kodjo ATTIPOU" w:date="2026-10-08T02:26:00Z" w16du:dateUtc="2026-10-08T02:26:00Z">
                <w:pPr>
                  <w:jc w:val="left"/>
                </w:pPr>
              </w:pPrChange>
            </w:pPr>
            <w:moveFrom w:id="94" w:author="Kodjo ATTIPOU" w:date="2026-10-08T02:26:00Z" w16du:dateUtc="2026-10-08T02:26:00Z">
              <w:r w:rsidDel="005670B5">
                <w:rPr>
                  <w:rFonts w:ascii="Palatino Linotype" w:hAnsi="Palatino Linotype" w:cs="Palatino Linotype"/>
                  <w:color w:val="1F3864"/>
                  <w:sz w:val="18"/>
                  <w:szCs w:val="18"/>
                </w:rPr>
                <w:t>Jeton</w:t>
              </w:r>
            </w:moveFrom>
          </w:p>
        </w:tc>
        <w:tc>
          <w:tcPr>
            <w:tcW w:w="74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43C" w14:textId="564D97B6" w:rsidR="00445900" w:rsidDel="005670B5" w:rsidRDefault="00000000" w:rsidP="005670B5">
            <w:pPr>
              <w:pStyle w:val="Titre2"/>
              <w:rPr>
                <w:moveFrom w:id="95" w:author="Kodjo ATTIPOU" w:date="2026-10-08T02:26:00Z" w16du:dateUtc="2026-10-08T02:26:00Z"/>
                <w:rFonts w:ascii="Palatino Linotype" w:hAnsi="Palatino Linotype" w:cs="Palatino Linotype"/>
              </w:rPr>
              <w:pPrChange w:id="96" w:author="Kodjo ATTIPOU" w:date="2026-10-08T02:26:00Z" w16du:dateUtc="2026-10-08T02:26:00Z">
                <w:pPr>
                  <w:jc w:val="left"/>
                </w:pPr>
              </w:pPrChange>
            </w:pPr>
            <w:moveFrom w:id="97" w:author="Kodjo ATTIPOU" w:date="2026-10-08T02:26:00Z" w16du:dateUtc="2026-10-08T02:26:00Z">
              <w:r w:rsidDel="005670B5">
                <w:rPr>
                  <w:rFonts w:ascii="Palatino Linotype" w:hAnsi="Palatino Linotype" w:cs="Palatino Linotype"/>
                  <w:sz w:val="18"/>
                  <w:szCs w:val="18"/>
                </w:rPr>
                <w:t>Autorisation à usage unique, sans information d’identité, permettant de déposer un questionnaire dans l’urne</w:t>
              </w:r>
            </w:moveFrom>
          </w:p>
        </w:tc>
      </w:tr>
      <w:tr w:rsidR="00445900" w:rsidDel="005670B5" w14:paraId="77444440" w14:textId="3C8270EC">
        <w:trPr>
          <w:cantSplit/>
        </w:trPr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43E" w14:textId="59F1DFCE" w:rsidR="00445900" w:rsidDel="005670B5" w:rsidRDefault="00000000" w:rsidP="005670B5">
            <w:pPr>
              <w:pStyle w:val="Titre2"/>
              <w:rPr>
                <w:moveFrom w:id="98" w:author="Kodjo ATTIPOU" w:date="2026-10-08T02:26:00Z" w16du:dateUtc="2026-10-08T02:26:00Z"/>
                <w:rFonts w:ascii="Palatino Linotype" w:hAnsi="Palatino Linotype" w:cs="Palatino Linotype"/>
              </w:rPr>
              <w:pPrChange w:id="99" w:author="Kodjo ATTIPOU" w:date="2026-10-08T02:26:00Z" w16du:dateUtc="2026-10-08T02:26:00Z">
                <w:pPr>
                  <w:jc w:val="left"/>
                </w:pPr>
              </w:pPrChange>
            </w:pPr>
            <w:moveFrom w:id="100" w:author="Kodjo ATTIPOU" w:date="2026-10-08T02:26:00Z" w16du:dateUtc="2026-10-08T02:26:00Z">
              <w:r w:rsidDel="005670B5">
                <w:rPr>
                  <w:rFonts w:ascii="Palatino Linotype" w:hAnsi="Palatino Linotype" w:cs="Palatino Linotype"/>
                  <w:color w:val="1F3864"/>
                  <w:sz w:val="18"/>
                  <w:szCs w:val="18"/>
                </w:rPr>
                <w:t>Registre de participation</w:t>
              </w:r>
            </w:moveFrom>
          </w:p>
        </w:tc>
        <w:tc>
          <w:tcPr>
            <w:tcW w:w="74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43F" w14:textId="0C5BE590" w:rsidR="00445900" w:rsidDel="005670B5" w:rsidRDefault="00000000" w:rsidP="005670B5">
            <w:pPr>
              <w:pStyle w:val="Titre2"/>
              <w:rPr>
                <w:moveFrom w:id="101" w:author="Kodjo ATTIPOU" w:date="2026-10-08T02:26:00Z" w16du:dateUtc="2026-10-08T02:26:00Z"/>
                <w:rFonts w:ascii="Palatino Linotype" w:hAnsi="Palatino Linotype" w:cs="Palatino Linotype"/>
              </w:rPr>
              <w:pPrChange w:id="102" w:author="Kodjo ATTIPOU" w:date="2026-10-08T02:26:00Z" w16du:dateUtc="2026-10-08T02:26:00Z">
                <w:pPr>
                  <w:jc w:val="left"/>
                </w:pPr>
              </w:pPrChange>
            </w:pPr>
            <w:moveFrom w:id="103" w:author="Kodjo ATTIPOU" w:date="2026-10-08T02:26:00Z" w16du:dateUtc="2026-10-08T02:26:00Z">
              <w:r w:rsidDel="005670B5">
                <w:rPr>
                  <w:rFonts w:ascii="Palatino Linotype" w:hAnsi="Palatino Linotype" w:cs="Palatino Linotype"/>
                  <w:sz w:val="18"/>
                  <w:szCs w:val="18"/>
                </w:rPr>
                <w:t>Liste indiquant qui a participé (et non ce qui a été répondu)</w:t>
              </w:r>
            </w:moveFrom>
          </w:p>
        </w:tc>
      </w:tr>
      <w:tr w:rsidR="00445900" w:rsidDel="005670B5" w14:paraId="77444443" w14:textId="6434BA56">
        <w:trPr>
          <w:cantSplit/>
        </w:trPr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441" w14:textId="014716F6" w:rsidR="00445900" w:rsidDel="005670B5" w:rsidRDefault="00000000" w:rsidP="005670B5">
            <w:pPr>
              <w:pStyle w:val="Titre2"/>
              <w:rPr>
                <w:moveFrom w:id="104" w:author="Kodjo ATTIPOU" w:date="2026-10-08T02:26:00Z" w16du:dateUtc="2026-10-08T02:26:00Z"/>
                <w:rFonts w:ascii="Palatino Linotype" w:hAnsi="Palatino Linotype" w:cs="Palatino Linotype"/>
              </w:rPr>
              <w:pPrChange w:id="105" w:author="Kodjo ATTIPOU" w:date="2026-10-08T02:26:00Z" w16du:dateUtc="2026-10-08T02:26:00Z">
                <w:pPr>
                  <w:jc w:val="left"/>
                </w:pPr>
              </w:pPrChange>
            </w:pPr>
            <w:moveFrom w:id="106" w:author="Kodjo ATTIPOU" w:date="2026-10-08T02:26:00Z" w16du:dateUtc="2026-10-08T02:26:00Z">
              <w:r w:rsidDel="005670B5">
                <w:rPr>
                  <w:rFonts w:ascii="Palatino Linotype" w:hAnsi="Palatino Linotype" w:cs="Palatino Linotype"/>
                  <w:color w:val="1F3864"/>
                  <w:sz w:val="18"/>
                  <w:szCs w:val="18"/>
                </w:rPr>
                <w:t>Visa</w:t>
              </w:r>
            </w:moveFrom>
          </w:p>
        </w:tc>
        <w:tc>
          <w:tcPr>
            <w:tcW w:w="74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442" w14:textId="3BB9DBDE" w:rsidR="00445900" w:rsidDel="005670B5" w:rsidRDefault="00000000" w:rsidP="005670B5">
            <w:pPr>
              <w:pStyle w:val="Titre2"/>
              <w:rPr>
                <w:moveFrom w:id="107" w:author="Kodjo ATTIPOU" w:date="2026-10-08T02:26:00Z" w16du:dateUtc="2026-10-08T02:26:00Z"/>
                <w:rFonts w:ascii="Palatino Linotype" w:hAnsi="Palatino Linotype" w:cs="Palatino Linotype"/>
              </w:rPr>
              <w:pPrChange w:id="108" w:author="Kodjo ATTIPOU" w:date="2026-10-08T02:26:00Z" w16du:dateUtc="2026-10-08T02:26:00Z">
                <w:pPr>
                  <w:jc w:val="left"/>
                </w:pPr>
              </w:pPrChange>
            </w:pPr>
            <w:moveFrom w:id="109" w:author="Kodjo ATTIPOU" w:date="2026-10-08T02:26:00Z" w16du:dateUtc="2026-10-08T02:26:00Z">
              <w:r w:rsidDel="005670B5">
                <w:rPr>
                  <w:rFonts w:ascii="Palatino Linotype" w:hAnsi="Palatino Linotype" w:cs="Palatino Linotype"/>
                  <w:sz w:val="18"/>
                  <w:szCs w:val="18"/>
                </w:rPr>
                <w:t>Validation par l’enseignant d’une séance saisie par le délégué</w:t>
              </w:r>
            </w:moveFrom>
          </w:p>
        </w:tc>
      </w:tr>
      <w:tr w:rsidR="00445900" w:rsidDel="005670B5" w14:paraId="77444446" w14:textId="7D509BF0">
        <w:trPr>
          <w:cantSplit/>
        </w:trPr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444" w14:textId="28B66D34" w:rsidR="00445900" w:rsidDel="005670B5" w:rsidRDefault="00000000" w:rsidP="005670B5">
            <w:pPr>
              <w:pStyle w:val="Titre2"/>
              <w:rPr>
                <w:moveFrom w:id="110" w:author="Kodjo ATTIPOU" w:date="2026-10-08T02:26:00Z" w16du:dateUtc="2026-10-08T02:26:00Z"/>
                <w:rFonts w:ascii="Palatino Linotype" w:hAnsi="Palatino Linotype" w:cs="Palatino Linotype"/>
              </w:rPr>
              <w:pPrChange w:id="111" w:author="Kodjo ATTIPOU" w:date="2026-10-08T02:26:00Z" w16du:dateUtc="2026-10-08T02:26:00Z">
                <w:pPr>
                  <w:jc w:val="left"/>
                </w:pPr>
              </w:pPrChange>
            </w:pPr>
            <w:moveFrom w:id="112" w:author="Kodjo ATTIPOU" w:date="2026-10-08T02:26:00Z" w16du:dateUtc="2026-10-08T02:26:00Z">
              <w:r w:rsidDel="005670B5">
                <w:rPr>
                  <w:rFonts w:ascii="Palatino Linotype" w:hAnsi="Palatino Linotype" w:cs="Palatino Linotype"/>
                  <w:color w:val="1F3864"/>
                  <w:sz w:val="18"/>
                  <w:szCs w:val="18"/>
                </w:rPr>
                <w:t>RBAC</w:t>
              </w:r>
            </w:moveFrom>
          </w:p>
        </w:tc>
        <w:tc>
          <w:tcPr>
            <w:tcW w:w="74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445" w14:textId="79A9ACA1" w:rsidR="00445900" w:rsidDel="005670B5" w:rsidRDefault="00000000" w:rsidP="005670B5">
            <w:pPr>
              <w:pStyle w:val="Titre2"/>
              <w:rPr>
                <w:moveFrom w:id="113" w:author="Kodjo ATTIPOU" w:date="2026-10-08T02:26:00Z" w16du:dateUtc="2026-10-08T02:26:00Z"/>
                <w:rFonts w:ascii="Palatino Linotype" w:hAnsi="Palatino Linotype" w:cs="Palatino Linotype"/>
              </w:rPr>
              <w:pPrChange w:id="114" w:author="Kodjo ATTIPOU" w:date="2026-10-08T02:26:00Z" w16du:dateUtc="2026-10-08T02:26:00Z">
                <w:pPr>
                  <w:jc w:val="left"/>
                </w:pPr>
              </w:pPrChange>
            </w:pPr>
            <w:moveFrom w:id="115" w:author="Kodjo ATTIPOU" w:date="2026-10-08T02:26:00Z" w16du:dateUtc="2026-10-08T02:26:00Z">
              <w:r w:rsidDel="005670B5">
                <w:rPr>
                  <w:rFonts w:ascii="Palatino Linotype" w:hAnsi="Palatino Linotype" w:cs="Palatino Linotype"/>
                  <w:sz w:val="18"/>
                  <w:szCs w:val="18"/>
                </w:rPr>
                <w:t>Contrôle d’accès fondé sur les rôles</w:t>
              </w:r>
            </w:moveFrom>
          </w:p>
        </w:tc>
      </w:tr>
      <w:tr w:rsidR="00445900" w:rsidDel="005670B5" w14:paraId="77444449" w14:textId="3B4B8B61">
        <w:trPr>
          <w:cantSplit/>
        </w:trPr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447" w14:textId="4C1FFDE3" w:rsidR="00445900" w:rsidDel="005670B5" w:rsidRDefault="00000000" w:rsidP="005670B5">
            <w:pPr>
              <w:pStyle w:val="Titre2"/>
              <w:rPr>
                <w:moveFrom w:id="116" w:author="Kodjo ATTIPOU" w:date="2026-10-08T02:26:00Z" w16du:dateUtc="2026-10-08T02:26:00Z"/>
                <w:rFonts w:ascii="Palatino Linotype" w:hAnsi="Palatino Linotype" w:cs="Palatino Linotype"/>
              </w:rPr>
              <w:pPrChange w:id="117" w:author="Kodjo ATTIPOU" w:date="2026-10-08T02:26:00Z" w16du:dateUtc="2026-10-08T02:26:00Z">
                <w:pPr>
                  <w:jc w:val="left"/>
                </w:pPr>
              </w:pPrChange>
            </w:pPr>
            <w:moveFrom w:id="118" w:author="Kodjo ATTIPOU" w:date="2026-10-08T02:26:00Z" w16du:dateUtc="2026-10-08T02:26:00Z">
              <w:r w:rsidDel="005670B5">
                <w:rPr>
                  <w:rFonts w:ascii="Palatino Linotype" w:hAnsi="Palatino Linotype" w:cs="Palatino Linotype"/>
                  <w:color w:val="1F3864"/>
                  <w:sz w:val="18"/>
                  <w:szCs w:val="18"/>
                </w:rPr>
                <w:t>PWA</w:t>
              </w:r>
            </w:moveFrom>
          </w:p>
        </w:tc>
        <w:tc>
          <w:tcPr>
            <w:tcW w:w="74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448" w14:textId="1419C29C" w:rsidR="00445900" w:rsidDel="005670B5" w:rsidRDefault="00000000" w:rsidP="005670B5">
            <w:pPr>
              <w:pStyle w:val="Titre2"/>
              <w:rPr>
                <w:moveFrom w:id="119" w:author="Kodjo ATTIPOU" w:date="2026-10-08T02:26:00Z" w16du:dateUtc="2026-10-08T02:26:00Z"/>
                <w:rFonts w:ascii="Palatino Linotype" w:hAnsi="Palatino Linotype" w:cs="Palatino Linotype"/>
              </w:rPr>
              <w:pPrChange w:id="120" w:author="Kodjo ATTIPOU" w:date="2026-10-08T02:26:00Z" w16du:dateUtc="2026-10-08T02:26:00Z">
                <w:pPr>
                  <w:jc w:val="left"/>
                </w:pPr>
              </w:pPrChange>
            </w:pPr>
            <w:moveFrom w:id="121" w:author="Kodjo ATTIPOU" w:date="2026-10-08T02:26:00Z" w16du:dateUtc="2026-10-08T02:26:00Z">
              <w:r w:rsidDel="005670B5">
                <w:rPr>
                  <w:rFonts w:ascii="Palatino Linotype" w:hAnsi="Palatino Linotype" w:cs="Palatino Linotype"/>
                  <w:sz w:val="18"/>
                  <w:szCs w:val="18"/>
                </w:rPr>
                <w:t>Application web installable sur téléphone, utilisable avec une connexion instable</w:t>
              </w:r>
            </w:moveFrom>
          </w:p>
        </w:tc>
      </w:tr>
      <w:tr w:rsidR="00445900" w:rsidDel="005670B5" w14:paraId="7744444C" w14:textId="7EA110ED">
        <w:trPr>
          <w:cantSplit/>
        </w:trPr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44A" w14:textId="0BB8610E" w:rsidR="00445900" w:rsidDel="005670B5" w:rsidRDefault="00000000" w:rsidP="005670B5">
            <w:pPr>
              <w:pStyle w:val="Titre2"/>
              <w:rPr>
                <w:moveFrom w:id="122" w:author="Kodjo ATTIPOU" w:date="2026-10-08T02:26:00Z" w16du:dateUtc="2026-10-08T02:26:00Z"/>
                <w:rFonts w:ascii="Palatino Linotype" w:hAnsi="Palatino Linotype" w:cs="Palatino Linotype"/>
              </w:rPr>
              <w:pPrChange w:id="123" w:author="Kodjo ATTIPOU" w:date="2026-10-08T02:26:00Z" w16du:dateUtc="2026-10-08T02:26:00Z">
                <w:pPr>
                  <w:jc w:val="left"/>
                </w:pPr>
              </w:pPrChange>
            </w:pPr>
            <w:moveFrom w:id="124" w:author="Kodjo ATTIPOU" w:date="2026-10-08T02:26:00Z" w16du:dateUtc="2026-10-08T02:26:00Z">
              <w:r w:rsidDel="005670B5">
                <w:rPr>
                  <w:rFonts w:ascii="Palatino Linotype" w:hAnsi="Palatino Linotype" w:cs="Palatino Linotype"/>
                  <w:color w:val="1F3864"/>
                  <w:sz w:val="18"/>
                  <w:szCs w:val="18"/>
                </w:rPr>
                <w:t>API</w:t>
              </w:r>
            </w:moveFrom>
          </w:p>
        </w:tc>
        <w:tc>
          <w:tcPr>
            <w:tcW w:w="74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44B" w14:textId="5639B351" w:rsidR="00445900" w:rsidDel="005670B5" w:rsidRDefault="00000000" w:rsidP="005670B5">
            <w:pPr>
              <w:pStyle w:val="Titre2"/>
              <w:rPr>
                <w:moveFrom w:id="125" w:author="Kodjo ATTIPOU" w:date="2026-10-08T02:26:00Z" w16du:dateUtc="2026-10-08T02:26:00Z"/>
                <w:rFonts w:ascii="Palatino Linotype" w:hAnsi="Palatino Linotype" w:cs="Palatino Linotype"/>
              </w:rPr>
              <w:pPrChange w:id="126" w:author="Kodjo ATTIPOU" w:date="2026-10-08T02:26:00Z" w16du:dateUtc="2026-10-08T02:26:00Z">
                <w:pPr>
                  <w:jc w:val="left"/>
                </w:pPr>
              </w:pPrChange>
            </w:pPr>
            <w:moveFrom w:id="127" w:author="Kodjo ATTIPOU" w:date="2026-10-08T02:26:00Z" w16du:dateUtc="2026-10-08T02:26:00Z">
              <w:r w:rsidDel="005670B5">
                <w:rPr>
                  <w:rFonts w:ascii="Palatino Linotype" w:hAnsi="Palatino Linotype" w:cs="Palatino Linotype"/>
                  <w:sz w:val="18"/>
                  <w:szCs w:val="18"/>
                </w:rPr>
                <w:t>Interface de programmation permettant au frontend de dialoguer avec le serveur</w:t>
              </w:r>
            </w:moveFrom>
          </w:p>
        </w:tc>
      </w:tr>
      <w:moveFromRangeEnd w:id="60"/>
    </w:tbl>
    <w:p w14:paraId="7744444D" w14:textId="77777777" w:rsidR="00445900" w:rsidRDefault="00445900">
      <w:pPr>
        <w:spacing w:after="160" w:line="20" w:lineRule="exact"/>
        <w:rPr>
          <w:rFonts w:ascii="Palatino Linotype" w:hAnsi="Palatino Linotype" w:cs="Palatino Linotype"/>
        </w:rPr>
      </w:pPr>
    </w:p>
    <w:p w14:paraId="7744444E" w14:textId="77777777" w:rsidR="00445900" w:rsidRDefault="00000000">
      <w:pPr>
        <w:pStyle w:val="Titre1"/>
        <w:pageBreakBefore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lastRenderedPageBreak/>
        <w:t>2. Acteurs et droits d’accès</w:t>
      </w:r>
    </w:p>
    <w:p w14:paraId="7744444F" w14:textId="77777777" w:rsidR="00445900" w:rsidRDefault="00000000">
      <w:pPr>
        <w:pStyle w:val="Titre2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2.1 Description des acteurs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500"/>
        <w:gridCol w:w="3806"/>
      </w:tblGrid>
      <w:tr w:rsidR="00445900" w14:paraId="77444453" w14:textId="77777777">
        <w:trPr>
          <w:cantSplit/>
          <w:tblHeader/>
        </w:trPr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450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Acteur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451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38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452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Usage de la plateforme</w:t>
            </w:r>
          </w:p>
        </w:tc>
      </w:tr>
      <w:tr w:rsidR="00445900" w14:paraId="77444457" w14:textId="77777777">
        <w:trPr>
          <w:cantSplit/>
        </w:trPr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454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Étudiant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455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Étudiant régulièrement inscrit à l’ENP</w:t>
            </w:r>
          </w:p>
        </w:tc>
        <w:tc>
          <w:tcPr>
            <w:tcW w:w="38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456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Évalue les UE auxquelles il est inscrit ; consulte la restitution</w:t>
            </w:r>
          </w:p>
        </w:tc>
      </w:tr>
      <w:tr w:rsidR="00445900" w14:paraId="7744445B" w14:textId="77777777">
        <w:trPr>
          <w:cantSplit/>
        </w:trPr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458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Délégué (et suppléant)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459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Étudiant désigné pour représenter sa classe ; il garde tous les droits d’un étudiant</w:t>
            </w:r>
          </w:p>
        </w:tc>
        <w:tc>
          <w:tcPr>
            <w:tcW w:w="38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45A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Renseigne le cahier de texte de sa classe</w:t>
            </w:r>
          </w:p>
        </w:tc>
      </w:tr>
      <w:tr w:rsidR="00445900" w14:paraId="7744445F" w14:textId="77777777">
        <w:trPr>
          <w:cantSplit/>
        </w:trPr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45C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Enseignant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45D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Enseignant permanent ou vacataire affecté à une ou plusieurs UE</w:t>
            </w:r>
          </w:p>
        </w:tc>
        <w:tc>
          <w:tcPr>
            <w:tcW w:w="38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45E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Consulte ses résultats ; vise les séances du cahier de texte</w:t>
            </w:r>
          </w:p>
        </w:tc>
      </w:tr>
      <w:tr w:rsidR="00445900" w14:paraId="77444463" w14:textId="77777777">
        <w:trPr>
          <w:cantSplit/>
        </w:trPr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460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Chef de Département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461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Responsable pédagogique d’un département d’un campus</w:t>
            </w:r>
          </w:p>
        </w:tc>
        <w:tc>
          <w:tcPr>
            <w:tcW w:w="38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462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Suit la participation, les résultats et les cahiers de texte de son département ; valide la synthèse et les suites données</w:t>
            </w:r>
          </w:p>
        </w:tc>
      </w:tr>
      <w:tr w:rsidR="00445900" w14:paraId="77444467" w14:textId="77777777">
        <w:trPr>
          <w:cantSplit/>
        </w:trPr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464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Service Scolarité et Gestion Académique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465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Service administratif chargé de la gestion académique</w:t>
            </w:r>
          </w:p>
        </w:tc>
        <w:tc>
          <w:tcPr>
            <w:tcW w:w="38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466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Gère référentiels, campagnes, modération et consolidation ; publie la restitution</w:t>
            </w:r>
          </w:p>
        </w:tc>
      </w:tr>
      <w:tr w:rsidR="009819D3" w14:paraId="6F99B3F3" w14:textId="77777777">
        <w:trPr>
          <w:cantSplit/>
          <w:ins w:id="128" w:author="Kodjo ATTIPOU" w:date="2026-10-08T02:32:00Z" w16du:dateUtc="2026-10-08T02:32:00Z"/>
        </w:trPr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DAE1BE" w14:textId="62B34160" w:rsidR="009819D3" w:rsidRDefault="009819D3">
            <w:pPr>
              <w:jc w:val="left"/>
              <w:rPr>
                <w:ins w:id="129" w:author="Kodjo ATTIPOU" w:date="2026-10-08T02:32:00Z" w16du:dateUtc="2026-10-08T02:32:00Z"/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</w:pPr>
            <w:ins w:id="130" w:author="Kodjo ATTIPOU" w:date="2026-10-08T02:32:00Z" w16du:dateUtc="2026-10-08T02:32:00Z">
              <w:r>
                <w:rPr>
                  <w:rFonts w:ascii="Palatino Linotype" w:hAnsi="Palatino Linotype" w:cs="Palatino Linotype"/>
                  <w:b/>
                  <w:bCs/>
                  <w:color w:val="1F3864"/>
                  <w:sz w:val="18"/>
                  <w:szCs w:val="18"/>
                </w:rPr>
                <w:t xml:space="preserve">Direction des </w:t>
              </w:r>
              <w:r w:rsidR="0016616B">
                <w:rPr>
                  <w:rFonts w:ascii="Palatino Linotype" w:hAnsi="Palatino Linotype" w:cs="Palatino Linotype"/>
                  <w:b/>
                  <w:bCs/>
                  <w:color w:val="1F3864"/>
                  <w:sz w:val="18"/>
                  <w:szCs w:val="18"/>
                </w:rPr>
                <w:t>É</w:t>
              </w:r>
              <w:r>
                <w:rPr>
                  <w:rFonts w:ascii="Palatino Linotype" w:hAnsi="Palatino Linotype" w:cs="Palatino Linotype"/>
                  <w:b/>
                  <w:bCs/>
                  <w:color w:val="1F3864"/>
                  <w:sz w:val="18"/>
                  <w:szCs w:val="18"/>
                </w:rPr>
                <w:t>tudes</w:t>
              </w:r>
            </w:ins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1324B2" w14:textId="1AC2D117" w:rsidR="009819D3" w:rsidRDefault="0016616B">
            <w:pPr>
              <w:jc w:val="left"/>
              <w:rPr>
                <w:ins w:id="131" w:author="Kodjo ATTIPOU" w:date="2026-10-08T02:32:00Z" w16du:dateUtc="2026-10-08T02:32:00Z"/>
                <w:rFonts w:ascii="Palatino Linotype" w:hAnsi="Palatino Linotype" w:cs="Palatino Linotype"/>
                <w:sz w:val="18"/>
                <w:szCs w:val="18"/>
              </w:rPr>
            </w:pPr>
            <w:ins w:id="132" w:author="Kodjo ATTIPOU" w:date="2026-10-08T02:32:00Z" w16du:dateUtc="2026-10-08T02:32:00Z">
              <w:r>
                <w:rPr>
                  <w:rFonts w:ascii="Palatino Linotype" w:hAnsi="Palatino Linotype" w:cs="Palatino Linotype"/>
                  <w:sz w:val="18"/>
                  <w:szCs w:val="18"/>
                </w:rPr>
                <w:t>Direction</w:t>
              </w:r>
            </w:ins>
            <w:ins w:id="133" w:author="Kodjo ATTIPOU" w:date="2026-10-08T02:33:00Z" w16du:dateUtc="2026-10-08T02:33:00Z">
              <w:r w:rsidR="007B639C">
                <w:rPr>
                  <w:rFonts w:ascii="Palatino Linotype" w:hAnsi="Palatino Linotype" w:cs="Palatino Linotype"/>
                  <w:sz w:val="18"/>
                  <w:szCs w:val="18"/>
                </w:rPr>
                <w:t xml:space="preserve"> qui contrôle l’application des règles académiques sur tous les campus de l’ENP</w:t>
              </w:r>
            </w:ins>
          </w:p>
        </w:tc>
        <w:tc>
          <w:tcPr>
            <w:tcW w:w="38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738A9E" w14:textId="14085012" w:rsidR="009819D3" w:rsidRDefault="00C53803">
            <w:pPr>
              <w:jc w:val="left"/>
              <w:rPr>
                <w:ins w:id="134" w:author="Kodjo ATTIPOU" w:date="2026-10-08T02:32:00Z" w16du:dateUtc="2026-10-08T02:32:00Z"/>
                <w:rFonts w:ascii="Palatino Linotype" w:hAnsi="Palatino Linotype" w:cs="Palatino Linotype"/>
                <w:sz w:val="18"/>
                <w:szCs w:val="18"/>
              </w:rPr>
            </w:pPr>
            <w:ins w:id="135" w:author="Kodjo ATTIPOU" w:date="2026-10-08T02:34:00Z" w16du:dateUtc="2026-10-08T02:34:00Z">
              <w:r>
                <w:rPr>
                  <w:rFonts w:ascii="Palatino Linotype" w:hAnsi="Palatino Linotype" w:cs="Palatino Linotype"/>
                  <w:sz w:val="18"/>
                  <w:szCs w:val="18"/>
                </w:rPr>
                <w:t>Regroupe les</w:t>
              </w:r>
              <w:r w:rsidR="00EA1959">
                <w:rPr>
                  <w:rFonts w:ascii="Palatino Linotype" w:hAnsi="Palatino Linotype" w:cs="Palatino Linotype"/>
                  <w:sz w:val="18"/>
                  <w:szCs w:val="18"/>
                </w:rPr>
                <w:t xml:space="preserve"> résultats de tous les campus et en fait la synthèse ; </w:t>
              </w:r>
              <w:r w:rsidR="00862191">
                <w:rPr>
                  <w:rFonts w:ascii="Palatino Linotype" w:hAnsi="Palatino Linotype" w:cs="Palatino Linotype"/>
                  <w:sz w:val="18"/>
                  <w:szCs w:val="18"/>
                </w:rPr>
                <w:t>publie les statistiques au niveau global de l’ENP</w:t>
              </w:r>
            </w:ins>
          </w:p>
        </w:tc>
      </w:tr>
      <w:tr w:rsidR="00445900" w14:paraId="7744446B" w14:textId="77777777">
        <w:trPr>
          <w:cantSplit/>
        </w:trPr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468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Administrateur technique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469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Personne chargée de l’exploitation de la plateforme</w:t>
            </w:r>
          </w:p>
        </w:tc>
        <w:tc>
          <w:tcPr>
            <w:tcW w:w="38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46A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Gère infrastructure, paramétrage technique, sauvegardes et audit</w:t>
            </w:r>
          </w:p>
        </w:tc>
      </w:tr>
      <w:tr w:rsidR="00445900" w14:paraId="7744446F" w14:textId="77777777">
        <w:trPr>
          <w:cantSplit/>
        </w:trPr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46C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Conseil de perfectionnement (lecture)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46D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Instance recevant la synthèse par semestre</w:t>
            </w:r>
          </w:p>
        </w:tc>
        <w:tc>
          <w:tcPr>
            <w:tcW w:w="38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46E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Reçoit la synthèse sous forme de document exporté (pas de compte requis dans la version 1)</w:t>
            </w:r>
          </w:p>
        </w:tc>
      </w:tr>
    </w:tbl>
    <w:p w14:paraId="77444470" w14:textId="77777777" w:rsidR="00445900" w:rsidRDefault="00445900">
      <w:pPr>
        <w:spacing w:after="160" w:line="20" w:lineRule="exact"/>
        <w:rPr>
          <w:rFonts w:ascii="Palatino Linotype" w:hAnsi="Palatino Linotype" w:cs="Palatino Linotype"/>
        </w:rPr>
      </w:pPr>
    </w:p>
    <w:p w14:paraId="77444471" w14:textId="77777777" w:rsidR="00445900" w:rsidRDefault="00000000">
      <w:pPr>
        <w:spacing w:after="12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Un même utilisateur peut cumuler plusieurs rôles (par exemple un enseignant également Chef de Département). Il choisit son profil actif à la connexion.</w:t>
      </w:r>
    </w:p>
    <w:p w14:paraId="77444472" w14:textId="77777777" w:rsidR="00445900" w:rsidRDefault="00000000">
      <w:pPr>
        <w:pStyle w:val="Titre2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2.2 Matrice des droits</w:t>
      </w:r>
    </w:p>
    <w:p w14:paraId="77444473" w14:textId="77777777" w:rsidR="00445900" w:rsidRDefault="00000000">
      <w:pPr>
        <w:spacing w:after="12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  <w:i/>
          <w:iCs/>
          <w:color w:val="595959"/>
          <w:sz w:val="19"/>
          <w:szCs w:val="19"/>
        </w:rPr>
        <w:t>✔ = autorisé · — = interdit · le périmètre est précisé lorsque l’accès est limité.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  <w:tblPrChange w:id="136" w:author="Kodjo ATTIPOU" w:date="2026-10-08T02:38:00Z" w16du:dateUtc="2026-10-08T02:38:00Z">
          <w:tblPr>
            <w:tblW w:w="9706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CellMar>
              <w:left w:w="10" w:type="dxa"/>
              <w:right w:w="10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2406"/>
        <w:gridCol w:w="975"/>
        <w:gridCol w:w="933"/>
        <w:gridCol w:w="1119"/>
        <w:gridCol w:w="1022"/>
        <w:gridCol w:w="1109"/>
        <w:gridCol w:w="1067"/>
        <w:gridCol w:w="1065"/>
        <w:tblGridChange w:id="137">
          <w:tblGrid>
            <w:gridCol w:w="2406"/>
            <w:gridCol w:w="300"/>
            <w:gridCol w:w="675"/>
            <w:gridCol w:w="1"/>
            <w:gridCol w:w="424"/>
            <w:gridCol w:w="508"/>
            <w:gridCol w:w="542"/>
            <w:gridCol w:w="577"/>
            <w:gridCol w:w="673"/>
            <w:gridCol w:w="348"/>
            <w:gridCol w:w="1"/>
            <w:gridCol w:w="801"/>
            <w:gridCol w:w="308"/>
            <w:gridCol w:w="942"/>
            <w:gridCol w:w="124"/>
            <w:gridCol w:w="1"/>
            <w:gridCol w:w="1065"/>
            <w:gridCol w:w="10"/>
            <w:gridCol w:w="1200"/>
          </w:tblGrid>
        </w:tblGridChange>
      </w:tblGrid>
      <w:tr w:rsidR="004D4644" w14:paraId="7744447B" w14:textId="77777777" w:rsidTr="00037161">
        <w:trPr>
          <w:cantSplit/>
          <w:tblHeader/>
          <w:trPrChange w:id="138" w:author="Kodjo ATTIPOU" w:date="2026-10-08T02:38:00Z" w16du:dateUtc="2026-10-08T02:38:00Z">
            <w:trPr>
              <w:cantSplit/>
              <w:tblHeader/>
            </w:trPr>
          </w:trPrChange>
        </w:trPr>
        <w:tc>
          <w:tcPr>
            <w:tcW w:w="1241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tcPrChange w:id="139" w:author="Kodjo ATTIPOU" w:date="2026-10-08T02:38:00Z" w16du:dateUtc="2026-10-08T02:38:00Z">
              <w:tcPr>
                <w:tcW w:w="2706" w:type="dxa"/>
                <w:gridSpan w:val="2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  <w:shd w:val="clear" w:color="auto" w:fill="1F3864"/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</w:tcPrChange>
          </w:tcPr>
          <w:p w14:paraId="77444474" w14:textId="77777777" w:rsidR="004D4644" w:rsidRDefault="004D4644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Fonctionnalité</w:t>
            </w:r>
          </w:p>
        </w:tc>
        <w:tc>
          <w:tcPr>
            <w:tcW w:w="50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tcPrChange w:id="140" w:author="Kodjo ATTIPOU" w:date="2026-10-08T02:38:00Z" w16du:dateUtc="2026-10-08T02:38:00Z">
              <w:tcPr>
                <w:tcW w:w="1100" w:type="dxa"/>
                <w:gridSpan w:val="3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  <w:shd w:val="clear" w:color="auto" w:fill="1F3864"/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</w:tcPrChange>
          </w:tcPr>
          <w:p w14:paraId="77444475" w14:textId="77777777" w:rsidR="004D4644" w:rsidRDefault="004D4644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Étudiant</w:t>
            </w:r>
          </w:p>
        </w:tc>
        <w:tc>
          <w:tcPr>
            <w:tcW w:w="481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tcPrChange w:id="141" w:author="Kodjo ATTIPOU" w:date="2026-10-08T02:38:00Z" w16du:dateUtc="2026-10-08T02:38:00Z">
              <w:tcPr>
                <w:tcW w:w="1050" w:type="dxa"/>
                <w:gridSpan w:val="2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  <w:shd w:val="clear" w:color="auto" w:fill="1F3864"/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</w:tcPrChange>
          </w:tcPr>
          <w:p w14:paraId="77444476" w14:textId="77777777" w:rsidR="004D4644" w:rsidRDefault="004D4644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Délégué</w:t>
            </w:r>
          </w:p>
        </w:tc>
        <w:tc>
          <w:tcPr>
            <w:tcW w:w="57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tcPrChange w:id="142" w:author="Kodjo ATTIPOU" w:date="2026-10-08T02:38:00Z" w16du:dateUtc="2026-10-08T02:38:00Z">
              <w:tcPr>
                <w:tcW w:w="1250" w:type="dxa"/>
                <w:gridSpan w:val="2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  <w:shd w:val="clear" w:color="auto" w:fill="1F3864"/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</w:tcPrChange>
          </w:tcPr>
          <w:p w14:paraId="77444477" w14:textId="77777777" w:rsidR="004D4644" w:rsidRDefault="004D4644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Enseignant</w:t>
            </w:r>
          </w:p>
        </w:tc>
        <w:tc>
          <w:tcPr>
            <w:tcW w:w="52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tcPrChange w:id="143" w:author="Kodjo ATTIPOU" w:date="2026-10-08T02:38:00Z" w16du:dateUtc="2026-10-08T02:38:00Z">
              <w:tcPr>
                <w:tcW w:w="1150" w:type="dxa"/>
                <w:gridSpan w:val="3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  <w:shd w:val="clear" w:color="auto" w:fill="1F3864"/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</w:tcPrChange>
          </w:tcPr>
          <w:p w14:paraId="77444478" w14:textId="77777777" w:rsidR="004D4644" w:rsidRDefault="004D4644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Chef Dépt.</w:t>
            </w:r>
          </w:p>
        </w:tc>
        <w:tc>
          <w:tcPr>
            <w:tcW w:w="57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tcPrChange w:id="144" w:author="Kodjo ATTIPOU" w:date="2026-10-08T02:38:00Z" w16du:dateUtc="2026-10-08T02:38:00Z">
              <w:tcPr>
                <w:tcW w:w="1250" w:type="dxa"/>
                <w:gridSpan w:val="2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  <w:shd w:val="clear" w:color="auto" w:fill="1F3864"/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</w:tcPrChange>
          </w:tcPr>
          <w:p w14:paraId="77444479" w14:textId="77777777" w:rsidR="004D4644" w:rsidRDefault="004D4644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Scolarité</w:t>
            </w:r>
          </w:p>
        </w:tc>
        <w:tc>
          <w:tcPr>
            <w:tcW w:w="55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vAlign w:val="center"/>
            <w:tcPrChange w:id="145" w:author="Kodjo ATTIPOU" w:date="2026-10-08T02:38:00Z" w16du:dateUtc="2026-10-08T02:38:00Z">
              <w:tcPr>
                <w:tcW w:w="1200" w:type="dxa"/>
                <w:gridSpan w:val="4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  <w:shd w:val="clear" w:color="auto" w:fill="1F3864"/>
              </w:tcPr>
            </w:tcPrChange>
          </w:tcPr>
          <w:p w14:paraId="04E9394E" w14:textId="7E3C5243" w:rsidR="004D4644" w:rsidRDefault="004D4644" w:rsidP="004D4644">
            <w:pPr>
              <w:jc w:val="center"/>
              <w:rPr>
                <w:rFonts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</w:pPr>
            <w:ins w:id="146" w:author="Kodjo ATTIPOU" w:date="2026-10-08T02:36:00Z" w16du:dateUtc="2026-10-08T02:36:00Z">
              <w:r>
                <w:rPr>
                  <w:rFonts w:ascii="Palatino Linotype" w:hAnsi="Palatino Linotype" w:cs="Palatino Linotype"/>
                  <w:b/>
                  <w:bCs/>
                  <w:color w:val="FFFFFF"/>
                  <w:sz w:val="18"/>
                  <w:szCs w:val="18"/>
                </w:rPr>
                <w:t>Dir</w:t>
              </w:r>
              <w:r w:rsidR="008D7336">
                <w:rPr>
                  <w:rFonts w:ascii="Palatino Linotype" w:hAnsi="Palatino Linotype" w:cs="Palatino Linotype"/>
                  <w:b/>
                  <w:bCs/>
                  <w:color w:val="FFFFFF"/>
                  <w:sz w:val="18"/>
                  <w:szCs w:val="18"/>
                </w:rPr>
                <w:t>ection Études</w:t>
              </w:r>
            </w:ins>
          </w:p>
        </w:tc>
        <w:tc>
          <w:tcPr>
            <w:tcW w:w="54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tcPrChange w:id="147" w:author="Kodjo ATTIPOU" w:date="2026-10-08T02:38:00Z" w16du:dateUtc="2026-10-08T02:38:00Z">
              <w:tcPr>
                <w:tcW w:w="1200" w:type="dxa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  <w:shd w:val="clear" w:color="auto" w:fill="1F3864"/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</w:tcPrChange>
          </w:tcPr>
          <w:p w14:paraId="7744447A" w14:textId="0CB7DEC1" w:rsidR="004D4644" w:rsidRDefault="004D4644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Admin tech.</w:t>
            </w:r>
          </w:p>
        </w:tc>
      </w:tr>
      <w:tr w:rsidR="004D4644" w14:paraId="77444483" w14:textId="77777777" w:rsidTr="00AB3889">
        <w:trPr>
          <w:cantSplit/>
          <w:trPrChange w:id="148" w:author="Kodjo ATTIPOU" w:date="2026-10-08T02:39:00Z" w16du:dateUtc="2026-10-08T02:39:00Z">
            <w:trPr>
              <w:cantSplit/>
            </w:trPr>
          </w:trPrChange>
        </w:trPr>
        <w:tc>
          <w:tcPr>
            <w:tcW w:w="1241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tcPrChange w:id="149" w:author="Kodjo ATTIPOU" w:date="2026-10-08T02:39:00Z" w16du:dateUtc="2026-10-08T02:39:00Z">
              <w:tcPr>
                <w:tcW w:w="2706" w:type="dxa"/>
                <w:gridSpan w:val="2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  <w:shd w:val="clear" w:color="auto" w:fill="DCE6F1"/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</w:tcPrChange>
          </w:tcPr>
          <w:p w14:paraId="7744447C" w14:textId="77777777" w:rsidR="004D4644" w:rsidRDefault="004D4644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Se connecter, gérer son profil</w:t>
            </w:r>
          </w:p>
        </w:tc>
        <w:tc>
          <w:tcPr>
            <w:tcW w:w="50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tcPrChange w:id="150" w:author="Kodjo ATTIPOU" w:date="2026-10-08T02:39:00Z" w16du:dateUtc="2026-10-08T02:39:00Z">
              <w:tcPr>
                <w:tcW w:w="1100" w:type="dxa"/>
                <w:gridSpan w:val="3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</w:tcPrChange>
          </w:tcPr>
          <w:p w14:paraId="7744447D" w14:textId="77777777" w:rsidR="004D4644" w:rsidRDefault="004D4644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✔</w:t>
            </w:r>
          </w:p>
        </w:tc>
        <w:tc>
          <w:tcPr>
            <w:tcW w:w="481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tcPrChange w:id="151" w:author="Kodjo ATTIPOU" w:date="2026-10-08T02:39:00Z" w16du:dateUtc="2026-10-08T02:39:00Z">
              <w:tcPr>
                <w:tcW w:w="1050" w:type="dxa"/>
                <w:gridSpan w:val="2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</w:tcPrChange>
          </w:tcPr>
          <w:p w14:paraId="7744447E" w14:textId="77777777" w:rsidR="004D4644" w:rsidRDefault="004D4644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✔</w:t>
            </w:r>
          </w:p>
        </w:tc>
        <w:tc>
          <w:tcPr>
            <w:tcW w:w="57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tcPrChange w:id="152" w:author="Kodjo ATTIPOU" w:date="2026-10-08T02:39:00Z" w16du:dateUtc="2026-10-08T02:39:00Z">
              <w:tcPr>
                <w:tcW w:w="1250" w:type="dxa"/>
                <w:gridSpan w:val="2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</w:tcPrChange>
          </w:tcPr>
          <w:p w14:paraId="7744447F" w14:textId="77777777" w:rsidR="004D4644" w:rsidRDefault="004D4644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✔</w:t>
            </w:r>
          </w:p>
        </w:tc>
        <w:tc>
          <w:tcPr>
            <w:tcW w:w="52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tcPrChange w:id="153" w:author="Kodjo ATTIPOU" w:date="2026-10-08T02:39:00Z" w16du:dateUtc="2026-10-08T02:39:00Z">
              <w:tcPr>
                <w:tcW w:w="1150" w:type="dxa"/>
                <w:gridSpan w:val="3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</w:tcPrChange>
          </w:tcPr>
          <w:p w14:paraId="77444480" w14:textId="77777777" w:rsidR="004D4644" w:rsidRDefault="004D4644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✔</w:t>
            </w:r>
          </w:p>
        </w:tc>
        <w:tc>
          <w:tcPr>
            <w:tcW w:w="57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tcPrChange w:id="154" w:author="Kodjo ATTIPOU" w:date="2026-10-08T02:39:00Z" w16du:dateUtc="2026-10-08T02:39:00Z">
              <w:tcPr>
                <w:tcW w:w="1250" w:type="dxa"/>
                <w:gridSpan w:val="2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</w:tcPrChange>
          </w:tcPr>
          <w:p w14:paraId="77444481" w14:textId="77777777" w:rsidR="004D4644" w:rsidRDefault="004D4644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✔</w:t>
            </w:r>
          </w:p>
        </w:tc>
        <w:tc>
          <w:tcPr>
            <w:tcW w:w="55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tcPrChange w:id="155" w:author="Kodjo ATTIPOU" w:date="2026-10-08T02:39:00Z" w16du:dateUtc="2026-10-08T02:39:00Z">
              <w:tcPr>
                <w:tcW w:w="1200" w:type="dxa"/>
                <w:gridSpan w:val="4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</w:tcPr>
            </w:tcPrChange>
          </w:tcPr>
          <w:p w14:paraId="651BFE76" w14:textId="33861E25" w:rsidR="004D4644" w:rsidRDefault="008D7336" w:rsidP="00AB3889">
            <w:pPr>
              <w:jc w:val="center"/>
              <w:rPr>
                <w:rFonts w:ascii="Palatino Linotype" w:hAnsi="Palatino Linotype" w:cs="Palatino Linotype"/>
                <w:sz w:val="18"/>
                <w:szCs w:val="18"/>
              </w:rPr>
            </w:pPr>
            <w:ins w:id="156" w:author="Kodjo ATTIPOU" w:date="2026-10-08T02:37:00Z" w16du:dateUtc="2026-10-08T02:37:00Z">
              <w:r>
                <w:rPr>
                  <w:rFonts w:ascii="Palatino Linotype" w:hAnsi="Palatino Linotype" w:cs="Palatino Linotype"/>
                  <w:sz w:val="18"/>
                  <w:szCs w:val="18"/>
                </w:rPr>
                <w:t>✔</w:t>
              </w:r>
            </w:ins>
          </w:p>
        </w:tc>
        <w:tc>
          <w:tcPr>
            <w:tcW w:w="54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tcPrChange w:id="157" w:author="Kodjo ATTIPOU" w:date="2026-10-08T02:39:00Z" w16du:dateUtc="2026-10-08T02:39:00Z">
              <w:tcPr>
                <w:tcW w:w="1200" w:type="dxa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</w:tcPrChange>
          </w:tcPr>
          <w:p w14:paraId="77444482" w14:textId="7FAB2E4B" w:rsidR="004D4644" w:rsidRDefault="004D4644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✔</w:t>
            </w:r>
          </w:p>
        </w:tc>
      </w:tr>
      <w:tr w:rsidR="00037161" w14:paraId="7744448B" w14:textId="77777777" w:rsidTr="00AB3889">
        <w:trPr>
          <w:cantSplit/>
          <w:trPrChange w:id="158" w:author="Kodjo ATTIPOU" w:date="2026-10-08T02:39:00Z" w16du:dateUtc="2026-10-08T02:39:00Z">
            <w:trPr>
              <w:cantSplit/>
            </w:trPr>
          </w:trPrChange>
        </w:trPr>
        <w:tc>
          <w:tcPr>
            <w:tcW w:w="1241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tcPrChange w:id="159" w:author="Kodjo ATTIPOU" w:date="2026-10-08T02:39:00Z" w16du:dateUtc="2026-10-08T02:39:00Z">
              <w:tcPr>
                <w:tcW w:w="2706" w:type="dxa"/>
                <w:gridSpan w:val="2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  <w:shd w:val="clear" w:color="auto" w:fill="DCE6F1"/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</w:tcPrChange>
          </w:tcPr>
          <w:p w14:paraId="77444484" w14:textId="77777777" w:rsidR="00037161" w:rsidRDefault="00037161" w:rsidP="00037161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Répondre au questionnaire d’évaluation</w:t>
            </w:r>
          </w:p>
        </w:tc>
        <w:tc>
          <w:tcPr>
            <w:tcW w:w="50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tcPrChange w:id="160" w:author="Kodjo ATTIPOU" w:date="2026-10-08T02:39:00Z" w16du:dateUtc="2026-10-08T02:39:00Z">
              <w:tcPr>
                <w:tcW w:w="1100" w:type="dxa"/>
                <w:gridSpan w:val="3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</w:tcPrChange>
          </w:tcPr>
          <w:p w14:paraId="77444485" w14:textId="77777777" w:rsidR="00037161" w:rsidRDefault="00037161" w:rsidP="00037161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✔</w:t>
            </w:r>
          </w:p>
        </w:tc>
        <w:tc>
          <w:tcPr>
            <w:tcW w:w="481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tcPrChange w:id="161" w:author="Kodjo ATTIPOU" w:date="2026-10-08T02:39:00Z" w16du:dateUtc="2026-10-08T02:39:00Z">
              <w:tcPr>
                <w:tcW w:w="1050" w:type="dxa"/>
                <w:gridSpan w:val="2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</w:tcPrChange>
          </w:tcPr>
          <w:p w14:paraId="77444486" w14:textId="77777777" w:rsidR="00037161" w:rsidRDefault="00037161" w:rsidP="00037161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✔</w:t>
            </w:r>
          </w:p>
        </w:tc>
        <w:tc>
          <w:tcPr>
            <w:tcW w:w="57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tcPrChange w:id="162" w:author="Kodjo ATTIPOU" w:date="2026-10-08T02:39:00Z" w16du:dateUtc="2026-10-08T02:39:00Z">
              <w:tcPr>
                <w:tcW w:w="1250" w:type="dxa"/>
                <w:gridSpan w:val="2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</w:tcPrChange>
          </w:tcPr>
          <w:p w14:paraId="77444487" w14:textId="77777777" w:rsidR="00037161" w:rsidRDefault="00037161" w:rsidP="00037161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—</w:t>
            </w:r>
          </w:p>
        </w:tc>
        <w:tc>
          <w:tcPr>
            <w:tcW w:w="52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tcPrChange w:id="163" w:author="Kodjo ATTIPOU" w:date="2026-10-08T02:39:00Z" w16du:dateUtc="2026-10-08T02:39:00Z">
              <w:tcPr>
                <w:tcW w:w="1150" w:type="dxa"/>
                <w:gridSpan w:val="3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</w:tcPrChange>
          </w:tcPr>
          <w:p w14:paraId="77444488" w14:textId="77777777" w:rsidR="00037161" w:rsidRDefault="00037161" w:rsidP="00037161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—</w:t>
            </w:r>
          </w:p>
        </w:tc>
        <w:tc>
          <w:tcPr>
            <w:tcW w:w="57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tcPrChange w:id="164" w:author="Kodjo ATTIPOU" w:date="2026-10-08T02:39:00Z" w16du:dateUtc="2026-10-08T02:39:00Z">
              <w:tcPr>
                <w:tcW w:w="1250" w:type="dxa"/>
                <w:gridSpan w:val="2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</w:tcPrChange>
          </w:tcPr>
          <w:p w14:paraId="77444489" w14:textId="77777777" w:rsidR="00037161" w:rsidRDefault="00037161" w:rsidP="00037161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—</w:t>
            </w:r>
          </w:p>
        </w:tc>
        <w:tc>
          <w:tcPr>
            <w:tcW w:w="55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tcPrChange w:id="165" w:author="Kodjo ATTIPOU" w:date="2026-10-08T02:39:00Z" w16du:dateUtc="2026-10-08T02:39:00Z">
              <w:tcPr>
                <w:tcW w:w="1200" w:type="dxa"/>
                <w:gridSpan w:val="4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</w:tcPr>
            </w:tcPrChange>
          </w:tcPr>
          <w:p w14:paraId="2FF35FFA" w14:textId="1FDCD0D3" w:rsidR="00037161" w:rsidRDefault="00037161" w:rsidP="00AB3889">
            <w:pPr>
              <w:jc w:val="center"/>
              <w:rPr>
                <w:rFonts w:ascii="Palatino Linotype" w:hAnsi="Palatino Linotype" w:cs="Palatino Linotype"/>
                <w:sz w:val="18"/>
                <w:szCs w:val="18"/>
              </w:rPr>
            </w:pPr>
            <w:ins w:id="166" w:author="Kodjo ATTIPOU" w:date="2026-10-08T02:38:00Z" w16du:dateUtc="2026-10-08T02:38:00Z">
              <w:r w:rsidRPr="00072A66">
                <w:rPr>
                  <w:rFonts w:ascii="Palatino Linotype" w:hAnsi="Palatino Linotype" w:cs="Palatino Linotype"/>
                  <w:sz w:val="18"/>
                  <w:szCs w:val="18"/>
                </w:rPr>
                <w:t>—</w:t>
              </w:r>
            </w:ins>
          </w:p>
        </w:tc>
        <w:tc>
          <w:tcPr>
            <w:tcW w:w="54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tcPrChange w:id="167" w:author="Kodjo ATTIPOU" w:date="2026-10-08T02:39:00Z" w16du:dateUtc="2026-10-08T02:39:00Z">
              <w:tcPr>
                <w:tcW w:w="1200" w:type="dxa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</w:tcPrChange>
          </w:tcPr>
          <w:p w14:paraId="7744448A" w14:textId="7312B695" w:rsidR="00037161" w:rsidRDefault="00037161" w:rsidP="00037161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—</w:t>
            </w:r>
          </w:p>
        </w:tc>
      </w:tr>
      <w:tr w:rsidR="00037161" w14:paraId="77444493" w14:textId="77777777" w:rsidTr="00AB3889">
        <w:trPr>
          <w:cantSplit/>
          <w:trPrChange w:id="168" w:author="Kodjo ATTIPOU" w:date="2026-10-08T02:39:00Z" w16du:dateUtc="2026-10-08T02:39:00Z">
            <w:trPr>
              <w:cantSplit/>
            </w:trPr>
          </w:trPrChange>
        </w:trPr>
        <w:tc>
          <w:tcPr>
            <w:tcW w:w="1241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tcPrChange w:id="169" w:author="Kodjo ATTIPOU" w:date="2026-10-08T02:39:00Z" w16du:dateUtc="2026-10-08T02:39:00Z">
              <w:tcPr>
                <w:tcW w:w="2706" w:type="dxa"/>
                <w:gridSpan w:val="2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  <w:shd w:val="clear" w:color="auto" w:fill="DCE6F1"/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</w:tcPrChange>
          </w:tcPr>
          <w:p w14:paraId="7744448C" w14:textId="77777777" w:rsidR="00037161" w:rsidRDefault="00037161" w:rsidP="00037161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Saisir le cahier de texte</w:t>
            </w:r>
          </w:p>
        </w:tc>
        <w:tc>
          <w:tcPr>
            <w:tcW w:w="50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tcPrChange w:id="170" w:author="Kodjo ATTIPOU" w:date="2026-10-08T02:39:00Z" w16du:dateUtc="2026-10-08T02:39:00Z">
              <w:tcPr>
                <w:tcW w:w="1100" w:type="dxa"/>
                <w:gridSpan w:val="3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</w:tcPrChange>
          </w:tcPr>
          <w:p w14:paraId="7744448D" w14:textId="77777777" w:rsidR="00037161" w:rsidRDefault="00037161" w:rsidP="00037161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—</w:t>
            </w:r>
          </w:p>
        </w:tc>
        <w:tc>
          <w:tcPr>
            <w:tcW w:w="481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tcPrChange w:id="171" w:author="Kodjo ATTIPOU" w:date="2026-10-08T02:39:00Z" w16du:dateUtc="2026-10-08T02:39:00Z">
              <w:tcPr>
                <w:tcW w:w="1050" w:type="dxa"/>
                <w:gridSpan w:val="2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</w:tcPrChange>
          </w:tcPr>
          <w:p w14:paraId="7744448E" w14:textId="77777777" w:rsidR="00037161" w:rsidRDefault="00037161" w:rsidP="00037161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Sa classe</w:t>
            </w:r>
          </w:p>
        </w:tc>
        <w:tc>
          <w:tcPr>
            <w:tcW w:w="57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tcPrChange w:id="172" w:author="Kodjo ATTIPOU" w:date="2026-10-08T02:39:00Z" w16du:dateUtc="2026-10-08T02:39:00Z">
              <w:tcPr>
                <w:tcW w:w="1250" w:type="dxa"/>
                <w:gridSpan w:val="2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</w:tcPrChange>
          </w:tcPr>
          <w:p w14:paraId="7744448F" w14:textId="77777777" w:rsidR="00037161" w:rsidRDefault="00037161" w:rsidP="00037161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—</w:t>
            </w:r>
          </w:p>
        </w:tc>
        <w:tc>
          <w:tcPr>
            <w:tcW w:w="52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tcPrChange w:id="173" w:author="Kodjo ATTIPOU" w:date="2026-10-08T02:39:00Z" w16du:dateUtc="2026-10-08T02:39:00Z">
              <w:tcPr>
                <w:tcW w:w="1150" w:type="dxa"/>
                <w:gridSpan w:val="3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</w:tcPrChange>
          </w:tcPr>
          <w:p w14:paraId="77444490" w14:textId="77777777" w:rsidR="00037161" w:rsidRDefault="00037161" w:rsidP="00037161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—</w:t>
            </w:r>
          </w:p>
        </w:tc>
        <w:tc>
          <w:tcPr>
            <w:tcW w:w="57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tcPrChange w:id="174" w:author="Kodjo ATTIPOU" w:date="2026-10-08T02:39:00Z" w16du:dateUtc="2026-10-08T02:39:00Z">
              <w:tcPr>
                <w:tcW w:w="1250" w:type="dxa"/>
                <w:gridSpan w:val="2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</w:tcPrChange>
          </w:tcPr>
          <w:p w14:paraId="77444491" w14:textId="77777777" w:rsidR="00037161" w:rsidRDefault="00037161" w:rsidP="00037161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—</w:t>
            </w:r>
          </w:p>
        </w:tc>
        <w:tc>
          <w:tcPr>
            <w:tcW w:w="55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tcPrChange w:id="175" w:author="Kodjo ATTIPOU" w:date="2026-10-08T02:39:00Z" w16du:dateUtc="2026-10-08T02:39:00Z">
              <w:tcPr>
                <w:tcW w:w="1200" w:type="dxa"/>
                <w:gridSpan w:val="4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</w:tcPr>
            </w:tcPrChange>
          </w:tcPr>
          <w:p w14:paraId="54DF5C18" w14:textId="7543E2B9" w:rsidR="00037161" w:rsidRDefault="00037161" w:rsidP="00AB3889">
            <w:pPr>
              <w:jc w:val="center"/>
              <w:rPr>
                <w:rFonts w:ascii="Palatino Linotype" w:hAnsi="Palatino Linotype" w:cs="Palatino Linotype"/>
                <w:sz w:val="18"/>
                <w:szCs w:val="18"/>
              </w:rPr>
            </w:pPr>
            <w:ins w:id="176" w:author="Kodjo ATTIPOU" w:date="2026-10-08T02:38:00Z" w16du:dateUtc="2026-10-08T02:38:00Z">
              <w:r w:rsidRPr="00072A66">
                <w:rPr>
                  <w:rFonts w:ascii="Palatino Linotype" w:hAnsi="Palatino Linotype" w:cs="Palatino Linotype"/>
                  <w:sz w:val="18"/>
                  <w:szCs w:val="18"/>
                </w:rPr>
                <w:t>—</w:t>
              </w:r>
            </w:ins>
          </w:p>
        </w:tc>
        <w:tc>
          <w:tcPr>
            <w:tcW w:w="54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tcPrChange w:id="177" w:author="Kodjo ATTIPOU" w:date="2026-10-08T02:39:00Z" w16du:dateUtc="2026-10-08T02:39:00Z">
              <w:tcPr>
                <w:tcW w:w="1200" w:type="dxa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</w:tcPrChange>
          </w:tcPr>
          <w:p w14:paraId="77444492" w14:textId="63D3F15D" w:rsidR="00037161" w:rsidRDefault="00037161" w:rsidP="00037161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—</w:t>
            </w:r>
          </w:p>
        </w:tc>
      </w:tr>
      <w:tr w:rsidR="00037161" w14:paraId="7744449B" w14:textId="77777777" w:rsidTr="00AB3889">
        <w:trPr>
          <w:cantSplit/>
          <w:trPrChange w:id="178" w:author="Kodjo ATTIPOU" w:date="2026-10-08T02:39:00Z" w16du:dateUtc="2026-10-08T02:39:00Z">
            <w:trPr>
              <w:cantSplit/>
            </w:trPr>
          </w:trPrChange>
        </w:trPr>
        <w:tc>
          <w:tcPr>
            <w:tcW w:w="1241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tcPrChange w:id="179" w:author="Kodjo ATTIPOU" w:date="2026-10-08T02:39:00Z" w16du:dateUtc="2026-10-08T02:39:00Z">
              <w:tcPr>
                <w:tcW w:w="2706" w:type="dxa"/>
                <w:gridSpan w:val="2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  <w:shd w:val="clear" w:color="auto" w:fill="DCE6F1"/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</w:tcPrChange>
          </w:tcPr>
          <w:p w14:paraId="77444494" w14:textId="77777777" w:rsidR="00037161" w:rsidRDefault="00037161" w:rsidP="00037161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Consulter le cahier de texte</w:t>
            </w:r>
          </w:p>
        </w:tc>
        <w:tc>
          <w:tcPr>
            <w:tcW w:w="50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tcPrChange w:id="180" w:author="Kodjo ATTIPOU" w:date="2026-10-08T02:39:00Z" w16du:dateUtc="2026-10-08T02:39:00Z">
              <w:tcPr>
                <w:tcW w:w="1100" w:type="dxa"/>
                <w:gridSpan w:val="3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</w:tcPrChange>
          </w:tcPr>
          <w:p w14:paraId="77444495" w14:textId="77777777" w:rsidR="00037161" w:rsidRDefault="00037161" w:rsidP="00037161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Lecture (option)</w:t>
            </w:r>
          </w:p>
        </w:tc>
        <w:tc>
          <w:tcPr>
            <w:tcW w:w="481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tcPrChange w:id="181" w:author="Kodjo ATTIPOU" w:date="2026-10-08T02:39:00Z" w16du:dateUtc="2026-10-08T02:39:00Z">
              <w:tcPr>
                <w:tcW w:w="1050" w:type="dxa"/>
                <w:gridSpan w:val="2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</w:tcPrChange>
          </w:tcPr>
          <w:p w14:paraId="77444496" w14:textId="77777777" w:rsidR="00037161" w:rsidRDefault="00037161" w:rsidP="00037161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Sa classe</w:t>
            </w:r>
          </w:p>
        </w:tc>
        <w:tc>
          <w:tcPr>
            <w:tcW w:w="57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tcPrChange w:id="182" w:author="Kodjo ATTIPOU" w:date="2026-10-08T02:39:00Z" w16du:dateUtc="2026-10-08T02:39:00Z">
              <w:tcPr>
                <w:tcW w:w="1250" w:type="dxa"/>
                <w:gridSpan w:val="2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</w:tcPrChange>
          </w:tcPr>
          <w:p w14:paraId="77444497" w14:textId="77777777" w:rsidR="00037161" w:rsidRDefault="00037161" w:rsidP="00037161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Ses UE</w:t>
            </w:r>
          </w:p>
        </w:tc>
        <w:tc>
          <w:tcPr>
            <w:tcW w:w="52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tcPrChange w:id="183" w:author="Kodjo ATTIPOU" w:date="2026-10-08T02:39:00Z" w16du:dateUtc="2026-10-08T02:39:00Z">
              <w:tcPr>
                <w:tcW w:w="1150" w:type="dxa"/>
                <w:gridSpan w:val="3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</w:tcPrChange>
          </w:tcPr>
          <w:p w14:paraId="77444498" w14:textId="77777777" w:rsidR="00037161" w:rsidRDefault="00037161" w:rsidP="00037161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Son dépt.</w:t>
            </w:r>
          </w:p>
        </w:tc>
        <w:tc>
          <w:tcPr>
            <w:tcW w:w="57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tcPrChange w:id="184" w:author="Kodjo ATTIPOU" w:date="2026-10-08T02:39:00Z" w16du:dateUtc="2026-10-08T02:39:00Z">
              <w:tcPr>
                <w:tcW w:w="1250" w:type="dxa"/>
                <w:gridSpan w:val="2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</w:tcPrChange>
          </w:tcPr>
          <w:p w14:paraId="77444499" w14:textId="77777777" w:rsidR="00037161" w:rsidRDefault="00037161" w:rsidP="00037161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✔</w:t>
            </w:r>
          </w:p>
        </w:tc>
        <w:tc>
          <w:tcPr>
            <w:tcW w:w="55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tcPrChange w:id="185" w:author="Kodjo ATTIPOU" w:date="2026-10-08T02:39:00Z" w16du:dateUtc="2026-10-08T02:39:00Z">
              <w:tcPr>
                <w:tcW w:w="1200" w:type="dxa"/>
                <w:gridSpan w:val="4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</w:tcPr>
            </w:tcPrChange>
          </w:tcPr>
          <w:p w14:paraId="4E61D142" w14:textId="485DDCA0" w:rsidR="00037161" w:rsidRDefault="00037161" w:rsidP="00AB3889">
            <w:pPr>
              <w:jc w:val="center"/>
              <w:rPr>
                <w:rFonts w:ascii="Palatino Linotype" w:hAnsi="Palatino Linotype" w:cs="Palatino Linotype"/>
                <w:sz w:val="18"/>
                <w:szCs w:val="18"/>
              </w:rPr>
            </w:pPr>
            <w:ins w:id="186" w:author="Kodjo ATTIPOU" w:date="2026-10-08T02:38:00Z" w16du:dateUtc="2026-10-08T02:38:00Z">
              <w:r w:rsidRPr="00072A66">
                <w:rPr>
                  <w:rFonts w:ascii="Palatino Linotype" w:hAnsi="Palatino Linotype" w:cs="Palatino Linotype"/>
                  <w:sz w:val="18"/>
                  <w:szCs w:val="18"/>
                </w:rPr>
                <w:t>—</w:t>
              </w:r>
            </w:ins>
          </w:p>
        </w:tc>
        <w:tc>
          <w:tcPr>
            <w:tcW w:w="54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tcPrChange w:id="187" w:author="Kodjo ATTIPOU" w:date="2026-10-08T02:39:00Z" w16du:dateUtc="2026-10-08T02:39:00Z">
              <w:tcPr>
                <w:tcW w:w="1200" w:type="dxa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</w:tcPrChange>
          </w:tcPr>
          <w:p w14:paraId="7744449A" w14:textId="50D9CB87" w:rsidR="00037161" w:rsidRDefault="00037161" w:rsidP="00037161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—</w:t>
            </w:r>
          </w:p>
        </w:tc>
      </w:tr>
      <w:tr w:rsidR="00037161" w14:paraId="774444A3" w14:textId="77777777" w:rsidTr="00AB3889">
        <w:trPr>
          <w:cantSplit/>
          <w:trPrChange w:id="188" w:author="Kodjo ATTIPOU" w:date="2026-10-08T02:39:00Z" w16du:dateUtc="2026-10-08T02:39:00Z">
            <w:trPr>
              <w:cantSplit/>
            </w:trPr>
          </w:trPrChange>
        </w:trPr>
        <w:tc>
          <w:tcPr>
            <w:tcW w:w="1241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tcPrChange w:id="189" w:author="Kodjo ATTIPOU" w:date="2026-10-08T02:39:00Z" w16du:dateUtc="2026-10-08T02:39:00Z">
              <w:tcPr>
                <w:tcW w:w="2706" w:type="dxa"/>
                <w:gridSpan w:val="2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  <w:shd w:val="clear" w:color="auto" w:fill="DCE6F1"/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</w:tcPrChange>
          </w:tcPr>
          <w:p w14:paraId="7744449C" w14:textId="77777777" w:rsidR="00037161" w:rsidRDefault="00037161" w:rsidP="00037161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Viser une séance</w:t>
            </w:r>
          </w:p>
        </w:tc>
        <w:tc>
          <w:tcPr>
            <w:tcW w:w="50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tcPrChange w:id="190" w:author="Kodjo ATTIPOU" w:date="2026-10-08T02:39:00Z" w16du:dateUtc="2026-10-08T02:39:00Z">
              <w:tcPr>
                <w:tcW w:w="1100" w:type="dxa"/>
                <w:gridSpan w:val="3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</w:tcPrChange>
          </w:tcPr>
          <w:p w14:paraId="7744449D" w14:textId="77777777" w:rsidR="00037161" w:rsidRDefault="00037161" w:rsidP="00037161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—</w:t>
            </w:r>
          </w:p>
        </w:tc>
        <w:tc>
          <w:tcPr>
            <w:tcW w:w="481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tcPrChange w:id="191" w:author="Kodjo ATTIPOU" w:date="2026-10-08T02:39:00Z" w16du:dateUtc="2026-10-08T02:39:00Z">
              <w:tcPr>
                <w:tcW w:w="1050" w:type="dxa"/>
                <w:gridSpan w:val="2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</w:tcPrChange>
          </w:tcPr>
          <w:p w14:paraId="7744449E" w14:textId="77777777" w:rsidR="00037161" w:rsidRDefault="00037161" w:rsidP="00037161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—</w:t>
            </w:r>
          </w:p>
        </w:tc>
        <w:tc>
          <w:tcPr>
            <w:tcW w:w="57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tcPrChange w:id="192" w:author="Kodjo ATTIPOU" w:date="2026-10-08T02:39:00Z" w16du:dateUtc="2026-10-08T02:39:00Z">
              <w:tcPr>
                <w:tcW w:w="1250" w:type="dxa"/>
                <w:gridSpan w:val="2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</w:tcPrChange>
          </w:tcPr>
          <w:p w14:paraId="7744449F" w14:textId="77777777" w:rsidR="00037161" w:rsidRDefault="00037161" w:rsidP="00037161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Ses UE</w:t>
            </w:r>
          </w:p>
        </w:tc>
        <w:tc>
          <w:tcPr>
            <w:tcW w:w="52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tcPrChange w:id="193" w:author="Kodjo ATTIPOU" w:date="2026-10-08T02:39:00Z" w16du:dateUtc="2026-10-08T02:39:00Z">
              <w:tcPr>
                <w:tcW w:w="1150" w:type="dxa"/>
                <w:gridSpan w:val="3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</w:tcPrChange>
          </w:tcPr>
          <w:p w14:paraId="774444A0" w14:textId="77777777" w:rsidR="00037161" w:rsidRDefault="00037161" w:rsidP="00037161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—</w:t>
            </w:r>
          </w:p>
        </w:tc>
        <w:tc>
          <w:tcPr>
            <w:tcW w:w="57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tcPrChange w:id="194" w:author="Kodjo ATTIPOU" w:date="2026-10-08T02:39:00Z" w16du:dateUtc="2026-10-08T02:39:00Z">
              <w:tcPr>
                <w:tcW w:w="1250" w:type="dxa"/>
                <w:gridSpan w:val="2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</w:tcPrChange>
          </w:tcPr>
          <w:p w14:paraId="774444A1" w14:textId="77777777" w:rsidR="00037161" w:rsidRDefault="00037161" w:rsidP="00037161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—</w:t>
            </w:r>
          </w:p>
        </w:tc>
        <w:tc>
          <w:tcPr>
            <w:tcW w:w="55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tcPrChange w:id="195" w:author="Kodjo ATTIPOU" w:date="2026-10-08T02:39:00Z" w16du:dateUtc="2026-10-08T02:39:00Z">
              <w:tcPr>
                <w:tcW w:w="1200" w:type="dxa"/>
                <w:gridSpan w:val="4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</w:tcPr>
            </w:tcPrChange>
          </w:tcPr>
          <w:p w14:paraId="2FB4C64B" w14:textId="53E5C50F" w:rsidR="00037161" w:rsidRDefault="00037161" w:rsidP="00AB3889">
            <w:pPr>
              <w:jc w:val="center"/>
              <w:rPr>
                <w:rFonts w:ascii="Palatino Linotype" w:hAnsi="Palatino Linotype" w:cs="Palatino Linotype"/>
                <w:sz w:val="18"/>
                <w:szCs w:val="18"/>
              </w:rPr>
            </w:pPr>
            <w:ins w:id="196" w:author="Kodjo ATTIPOU" w:date="2026-10-08T02:38:00Z" w16du:dateUtc="2026-10-08T02:38:00Z">
              <w:r w:rsidRPr="00072A66">
                <w:rPr>
                  <w:rFonts w:ascii="Palatino Linotype" w:hAnsi="Palatino Linotype" w:cs="Palatino Linotype"/>
                  <w:sz w:val="18"/>
                  <w:szCs w:val="18"/>
                </w:rPr>
                <w:t>—</w:t>
              </w:r>
            </w:ins>
          </w:p>
        </w:tc>
        <w:tc>
          <w:tcPr>
            <w:tcW w:w="54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tcPrChange w:id="197" w:author="Kodjo ATTIPOU" w:date="2026-10-08T02:39:00Z" w16du:dateUtc="2026-10-08T02:39:00Z">
              <w:tcPr>
                <w:tcW w:w="1200" w:type="dxa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</w:tcPrChange>
          </w:tcPr>
          <w:p w14:paraId="774444A2" w14:textId="1375F7EC" w:rsidR="00037161" w:rsidRDefault="00037161" w:rsidP="00037161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—</w:t>
            </w:r>
          </w:p>
        </w:tc>
      </w:tr>
      <w:tr w:rsidR="004D4644" w14:paraId="774444AB" w14:textId="77777777" w:rsidTr="00AB3889">
        <w:trPr>
          <w:cantSplit/>
          <w:trPrChange w:id="198" w:author="Kodjo ATTIPOU" w:date="2026-10-08T02:39:00Z" w16du:dateUtc="2026-10-08T02:39:00Z">
            <w:trPr>
              <w:cantSplit/>
            </w:trPr>
          </w:trPrChange>
        </w:trPr>
        <w:tc>
          <w:tcPr>
            <w:tcW w:w="1241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tcPrChange w:id="199" w:author="Kodjo ATTIPOU" w:date="2026-10-08T02:39:00Z" w16du:dateUtc="2026-10-08T02:39:00Z">
              <w:tcPr>
                <w:tcW w:w="2706" w:type="dxa"/>
                <w:gridSpan w:val="2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  <w:shd w:val="clear" w:color="auto" w:fill="DCE6F1"/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</w:tcPrChange>
          </w:tcPr>
          <w:p w14:paraId="774444A4" w14:textId="77777777" w:rsidR="004D4644" w:rsidRDefault="004D4644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Consulter les résultats d’une UE</w:t>
            </w:r>
          </w:p>
        </w:tc>
        <w:tc>
          <w:tcPr>
            <w:tcW w:w="50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tcPrChange w:id="200" w:author="Kodjo ATTIPOU" w:date="2026-10-08T02:39:00Z" w16du:dateUtc="2026-10-08T02:39:00Z">
              <w:tcPr>
                <w:tcW w:w="1100" w:type="dxa"/>
                <w:gridSpan w:val="3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</w:tcPrChange>
          </w:tcPr>
          <w:p w14:paraId="774444A5" w14:textId="77777777" w:rsidR="004D4644" w:rsidRDefault="004D4644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—</w:t>
            </w:r>
          </w:p>
        </w:tc>
        <w:tc>
          <w:tcPr>
            <w:tcW w:w="481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tcPrChange w:id="201" w:author="Kodjo ATTIPOU" w:date="2026-10-08T02:39:00Z" w16du:dateUtc="2026-10-08T02:39:00Z">
              <w:tcPr>
                <w:tcW w:w="1050" w:type="dxa"/>
                <w:gridSpan w:val="2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</w:tcPrChange>
          </w:tcPr>
          <w:p w14:paraId="774444A6" w14:textId="77777777" w:rsidR="004D4644" w:rsidRDefault="004D4644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—</w:t>
            </w:r>
          </w:p>
        </w:tc>
        <w:tc>
          <w:tcPr>
            <w:tcW w:w="57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tcPrChange w:id="202" w:author="Kodjo ATTIPOU" w:date="2026-10-08T02:39:00Z" w16du:dateUtc="2026-10-08T02:39:00Z">
              <w:tcPr>
                <w:tcW w:w="1250" w:type="dxa"/>
                <w:gridSpan w:val="2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</w:tcPrChange>
          </w:tcPr>
          <w:p w14:paraId="774444A7" w14:textId="77777777" w:rsidR="004D4644" w:rsidRDefault="004D4644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Ses UE</w:t>
            </w:r>
          </w:p>
        </w:tc>
        <w:tc>
          <w:tcPr>
            <w:tcW w:w="52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tcPrChange w:id="203" w:author="Kodjo ATTIPOU" w:date="2026-10-08T02:39:00Z" w16du:dateUtc="2026-10-08T02:39:00Z">
              <w:tcPr>
                <w:tcW w:w="1150" w:type="dxa"/>
                <w:gridSpan w:val="3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</w:tcPrChange>
          </w:tcPr>
          <w:p w14:paraId="774444A8" w14:textId="77777777" w:rsidR="004D4644" w:rsidRDefault="004D4644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Son dépt.</w:t>
            </w:r>
          </w:p>
        </w:tc>
        <w:tc>
          <w:tcPr>
            <w:tcW w:w="57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tcPrChange w:id="204" w:author="Kodjo ATTIPOU" w:date="2026-10-08T02:39:00Z" w16du:dateUtc="2026-10-08T02:39:00Z">
              <w:tcPr>
                <w:tcW w:w="1250" w:type="dxa"/>
                <w:gridSpan w:val="2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</w:tcPrChange>
          </w:tcPr>
          <w:p w14:paraId="774444A9" w14:textId="77777777" w:rsidR="004D4644" w:rsidRDefault="004D4644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✔</w:t>
            </w:r>
          </w:p>
        </w:tc>
        <w:tc>
          <w:tcPr>
            <w:tcW w:w="55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tcPrChange w:id="205" w:author="Kodjo ATTIPOU" w:date="2026-10-08T02:39:00Z" w16du:dateUtc="2026-10-08T02:39:00Z">
              <w:tcPr>
                <w:tcW w:w="1200" w:type="dxa"/>
                <w:gridSpan w:val="4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</w:tcPr>
            </w:tcPrChange>
          </w:tcPr>
          <w:p w14:paraId="77364AA1" w14:textId="56A5DC69" w:rsidR="004D4644" w:rsidRDefault="008D7336" w:rsidP="00AB3889">
            <w:pPr>
              <w:jc w:val="center"/>
              <w:rPr>
                <w:rFonts w:ascii="Palatino Linotype" w:hAnsi="Palatino Linotype" w:cs="Palatino Linotype"/>
                <w:sz w:val="18"/>
                <w:szCs w:val="18"/>
              </w:rPr>
            </w:pPr>
            <w:ins w:id="206" w:author="Kodjo ATTIPOU" w:date="2026-10-08T02:37:00Z" w16du:dateUtc="2026-10-08T02:37:00Z">
              <w:r>
                <w:rPr>
                  <w:rFonts w:ascii="Palatino Linotype" w:hAnsi="Palatino Linotype" w:cs="Palatino Linotype"/>
                  <w:sz w:val="18"/>
                  <w:szCs w:val="18"/>
                </w:rPr>
                <w:t>✔</w:t>
              </w:r>
            </w:ins>
          </w:p>
        </w:tc>
        <w:tc>
          <w:tcPr>
            <w:tcW w:w="54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tcPrChange w:id="207" w:author="Kodjo ATTIPOU" w:date="2026-10-08T02:39:00Z" w16du:dateUtc="2026-10-08T02:39:00Z">
              <w:tcPr>
                <w:tcW w:w="1200" w:type="dxa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</w:tcPrChange>
          </w:tcPr>
          <w:p w14:paraId="774444AA" w14:textId="5834A8A3" w:rsidR="004D4644" w:rsidRDefault="004D4644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—</w:t>
            </w:r>
          </w:p>
        </w:tc>
      </w:tr>
      <w:tr w:rsidR="004D4644" w14:paraId="774444B3" w14:textId="77777777" w:rsidTr="00AB3889">
        <w:trPr>
          <w:cantSplit/>
          <w:trPrChange w:id="208" w:author="Kodjo ATTIPOU" w:date="2026-10-08T02:39:00Z" w16du:dateUtc="2026-10-08T02:39:00Z">
            <w:trPr>
              <w:cantSplit/>
            </w:trPr>
          </w:trPrChange>
        </w:trPr>
        <w:tc>
          <w:tcPr>
            <w:tcW w:w="1241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tcPrChange w:id="209" w:author="Kodjo ATTIPOU" w:date="2026-10-08T02:39:00Z" w16du:dateUtc="2026-10-08T02:39:00Z">
              <w:tcPr>
                <w:tcW w:w="2706" w:type="dxa"/>
                <w:gridSpan w:val="2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  <w:shd w:val="clear" w:color="auto" w:fill="DCE6F1"/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</w:tcPrChange>
          </w:tcPr>
          <w:p w14:paraId="774444AC" w14:textId="77777777" w:rsidR="004D4644" w:rsidRDefault="004D4644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Lire les commentaires libres</w:t>
            </w:r>
          </w:p>
        </w:tc>
        <w:tc>
          <w:tcPr>
            <w:tcW w:w="50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tcPrChange w:id="210" w:author="Kodjo ATTIPOU" w:date="2026-10-08T02:39:00Z" w16du:dateUtc="2026-10-08T02:39:00Z">
              <w:tcPr>
                <w:tcW w:w="1100" w:type="dxa"/>
                <w:gridSpan w:val="3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</w:tcPrChange>
          </w:tcPr>
          <w:p w14:paraId="774444AD" w14:textId="77777777" w:rsidR="004D4644" w:rsidRDefault="004D4644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—</w:t>
            </w:r>
          </w:p>
        </w:tc>
        <w:tc>
          <w:tcPr>
            <w:tcW w:w="481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tcPrChange w:id="211" w:author="Kodjo ATTIPOU" w:date="2026-10-08T02:39:00Z" w16du:dateUtc="2026-10-08T02:39:00Z">
              <w:tcPr>
                <w:tcW w:w="1050" w:type="dxa"/>
                <w:gridSpan w:val="2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</w:tcPrChange>
          </w:tcPr>
          <w:p w14:paraId="774444AE" w14:textId="77777777" w:rsidR="004D4644" w:rsidRDefault="004D4644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—</w:t>
            </w:r>
          </w:p>
        </w:tc>
        <w:tc>
          <w:tcPr>
            <w:tcW w:w="57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tcPrChange w:id="212" w:author="Kodjo ATTIPOU" w:date="2026-10-08T02:39:00Z" w16du:dateUtc="2026-10-08T02:39:00Z">
              <w:tcPr>
                <w:tcW w:w="1250" w:type="dxa"/>
                <w:gridSpan w:val="2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</w:tcPrChange>
          </w:tcPr>
          <w:p w14:paraId="774444AF" w14:textId="77777777" w:rsidR="004D4644" w:rsidRDefault="004D4644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Ses UE</w:t>
            </w:r>
          </w:p>
        </w:tc>
        <w:tc>
          <w:tcPr>
            <w:tcW w:w="52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tcPrChange w:id="213" w:author="Kodjo ATTIPOU" w:date="2026-10-08T02:39:00Z" w16du:dateUtc="2026-10-08T02:39:00Z">
              <w:tcPr>
                <w:tcW w:w="1150" w:type="dxa"/>
                <w:gridSpan w:val="3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</w:tcPrChange>
          </w:tcPr>
          <w:p w14:paraId="774444B0" w14:textId="77777777" w:rsidR="004D4644" w:rsidRDefault="004D4644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Son dépt.</w:t>
            </w:r>
          </w:p>
        </w:tc>
        <w:tc>
          <w:tcPr>
            <w:tcW w:w="57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tcPrChange w:id="214" w:author="Kodjo ATTIPOU" w:date="2026-10-08T02:39:00Z" w16du:dateUtc="2026-10-08T02:39:00Z">
              <w:tcPr>
                <w:tcW w:w="1250" w:type="dxa"/>
                <w:gridSpan w:val="2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</w:tcPrChange>
          </w:tcPr>
          <w:p w14:paraId="774444B1" w14:textId="77777777" w:rsidR="004D4644" w:rsidRDefault="004D4644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✔</w:t>
            </w:r>
          </w:p>
        </w:tc>
        <w:tc>
          <w:tcPr>
            <w:tcW w:w="55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tcPrChange w:id="215" w:author="Kodjo ATTIPOU" w:date="2026-10-08T02:39:00Z" w16du:dateUtc="2026-10-08T02:39:00Z">
              <w:tcPr>
                <w:tcW w:w="1200" w:type="dxa"/>
                <w:gridSpan w:val="4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</w:tcPr>
            </w:tcPrChange>
          </w:tcPr>
          <w:p w14:paraId="6D71221E" w14:textId="224FDA27" w:rsidR="004D4644" w:rsidRDefault="008D7336" w:rsidP="00AB3889">
            <w:pPr>
              <w:jc w:val="center"/>
              <w:rPr>
                <w:rFonts w:ascii="Palatino Linotype" w:hAnsi="Palatino Linotype" w:cs="Palatino Linotype"/>
                <w:sz w:val="18"/>
                <w:szCs w:val="18"/>
              </w:rPr>
            </w:pPr>
            <w:ins w:id="216" w:author="Kodjo ATTIPOU" w:date="2026-10-08T02:37:00Z" w16du:dateUtc="2026-10-08T02:37:00Z">
              <w:r>
                <w:rPr>
                  <w:rFonts w:ascii="Palatino Linotype" w:hAnsi="Palatino Linotype" w:cs="Palatino Linotype"/>
                  <w:sz w:val="18"/>
                  <w:szCs w:val="18"/>
                </w:rPr>
                <w:t>✔</w:t>
              </w:r>
            </w:ins>
          </w:p>
        </w:tc>
        <w:tc>
          <w:tcPr>
            <w:tcW w:w="54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tcPrChange w:id="217" w:author="Kodjo ATTIPOU" w:date="2026-10-08T02:39:00Z" w16du:dateUtc="2026-10-08T02:39:00Z">
              <w:tcPr>
                <w:tcW w:w="1200" w:type="dxa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</w:tcPrChange>
          </w:tcPr>
          <w:p w14:paraId="774444B2" w14:textId="25F61ADC" w:rsidR="004D4644" w:rsidRDefault="004D4644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—</w:t>
            </w:r>
          </w:p>
        </w:tc>
      </w:tr>
      <w:tr w:rsidR="00037161" w14:paraId="774444BB" w14:textId="77777777" w:rsidTr="00AB3889">
        <w:trPr>
          <w:cantSplit/>
          <w:trPrChange w:id="218" w:author="Kodjo ATTIPOU" w:date="2026-10-08T02:39:00Z" w16du:dateUtc="2026-10-08T02:39:00Z">
            <w:trPr>
              <w:cantSplit/>
            </w:trPr>
          </w:trPrChange>
        </w:trPr>
        <w:tc>
          <w:tcPr>
            <w:tcW w:w="1241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tcPrChange w:id="219" w:author="Kodjo ATTIPOU" w:date="2026-10-08T02:39:00Z" w16du:dateUtc="2026-10-08T02:39:00Z">
              <w:tcPr>
                <w:tcW w:w="2706" w:type="dxa"/>
                <w:gridSpan w:val="2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  <w:shd w:val="clear" w:color="auto" w:fill="DCE6F1"/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</w:tcPrChange>
          </w:tcPr>
          <w:p w14:paraId="774444B4" w14:textId="77777777" w:rsidR="00037161" w:rsidRDefault="00037161" w:rsidP="00037161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lastRenderedPageBreak/>
              <w:t>Modérer les commentaires libres</w:t>
            </w:r>
          </w:p>
        </w:tc>
        <w:tc>
          <w:tcPr>
            <w:tcW w:w="50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tcPrChange w:id="220" w:author="Kodjo ATTIPOU" w:date="2026-10-08T02:39:00Z" w16du:dateUtc="2026-10-08T02:39:00Z">
              <w:tcPr>
                <w:tcW w:w="1100" w:type="dxa"/>
                <w:gridSpan w:val="3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</w:tcPrChange>
          </w:tcPr>
          <w:p w14:paraId="774444B5" w14:textId="77777777" w:rsidR="00037161" w:rsidRDefault="00037161" w:rsidP="00037161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—</w:t>
            </w:r>
          </w:p>
        </w:tc>
        <w:tc>
          <w:tcPr>
            <w:tcW w:w="481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tcPrChange w:id="221" w:author="Kodjo ATTIPOU" w:date="2026-10-08T02:39:00Z" w16du:dateUtc="2026-10-08T02:39:00Z">
              <w:tcPr>
                <w:tcW w:w="1050" w:type="dxa"/>
                <w:gridSpan w:val="2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</w:tcPrChange>
          </w:tcPr>
          <w:p w14:paraId="774444B6" w14:textId="77777777" w:rsidR="00037161" w:rsidRDefault="00037161" w:rsidP="00037161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—</w:t>
            </w:r>
          </w:p>
        </w:tc>
        <w:tc>
          <w:tcPr>
            <w:tcW w:w="57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tcPrChange w:id="222" w:author="Kodjo ATTIPOU" w:date="2026-10-08T02:39:00Z" w16du:dateUtc="2026-10-08T02:39:00Z">
              <w:tcPr>
                <w:tcW w:w="1250" w:type="dxa"/>
                <w:gridSpan w:val="2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</w:tcPrChange>
          </w:tcPr>
          <w:p w14:paraId="774444B7" w14:textId="77777777" w:rsidR="00037161" w:rsidRDefault="00037161" w:rsidP="00037161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—</w:t>
            </w:r>
          </w:p>
        </w:tc>
        <w:tc>
          <w:tcPr>
            <w:tcW w:w="52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tcPrChange w:id="223" w:author="Kodjo ATTIPOU" w:date="2026-10-08T02:39:00Z" w16du:dateUtc="2026-10-08T02:39:00Z">
              <w:tcPr>
                <w:tcW w:w="1150" w:type="dxa"/>
                <w:gridSpan w:val="3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</w:tcPrChange>
          </w:tcPr>
          <w:p w14:paraId="774444B8" w14:textId="77777777" w:rsidR="00037161" w:rsidRDefault="00037161" w:rsidP="00037161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—</w:t>
            </w:r>
          </w:p>
        </w:tc>
        <w:tc>
          <w:tcPr>
            <w:tcW w:w="57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tcPrChange w:id="224" w:author="Kodjo ATTIPOU" w:date="2026-10-08T02:39:00Z" w16du:dateUtc="2026-10-08T02:39:00Z">
              <w:tcPr>
                <w:tcW w:w="1250" w:type="dxa"/>
                <w:gridSpan w:val="2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</w:tcPrChange>
          </w:tcPr>
          <w:p w14:paraId="774444B9" w14:textId="77777777" w:rsidR="00037161" w:rsidRDefault="00037161" w:rsidP="00037161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✔</w:t>
            </w:r>
          </w:p>
        </w:tc>
        <w:tc>
          <w:tcPr>
            <w:tcW w:w="55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tcPrChange w:id="225" w:author="Kodjo ATTIPOU" w:date="2026-10-08T02:39:00Z" w16du:dateUtc="2026-10-08T02:39:00Z">
              <w:tcPr>
                <w:tcW w:w="1200" w:type="dxa"/>
                <w:gridSpan w:val="4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</w:tcPr>
            </w:tcPrChange>
          </w:tcPr>
          <w:p w14:paraId="7C1CC31B" w14:textId="0F1178FA" w:rsidR="00037161" w:rsidRDefault="00037161" w:rsidP="00AB3889">
            <w:pPr>
              <w:jc w:val="center"/>
              <w:rPr>
                <w:rFonts w:ascii="Palatino Linotype" w:hAnsi="Palatino Linotype" w:cs="Palatino Linotype"/>
                <w:sz w:val="18"/>
                <w:szCs w:val="18"/>
              </w:rPr>
            </w:pPr>
            <w:ins w:id="226" w:author="Kodjo ATTIPOU" w:date="2026-10-08T02:39:00Z" w16du:dateUtc="2026-10-08T02:39:00Z">
              <w:r w:rsidRPr="004A4E17">
                <w:rPr>
                  <w:rFonts w:ascii="Palatino Linotype" w:hAnsi="Palatino Linotype" w:cs="Palatino Linotype"/>
                  <w:sz w:val="18"/>
                  <w:szCs w:val="18"/>
                </w:rPr>
                <w:t>—</w:t>
              </w:r>
            </w:ins>
          </w:p>
        </w:tc>
        <w:tc>
          <w:tcPr>
            <w:tcW w:w="54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tcPrChange w:id="227" w:author="Kodjo ATTIPOU" w:date="2026-10-08T02:39:00Z" w16du:dateUtc="2026-10-08T02:39:00Z">
              <w:tcPr>
                <w:tcW w:w="1200" w:type="dxa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</w:tcPrChange>
          </w:tcPr>
          <w:p w14:paraId="774444BA" w14:textId="2B371B3D" w:rsidR="00037161" w:rsidRDefault="00037161" w:rsidP="00037161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—</w:t>
            </w:r>
          </w:p>
        </w:tc>
      </w:tr>
      <w:tr w:rsidR="00037161" w14:paraId="774444C3" w14:textId="77777777" w:rsidTr="00AB3889">
        <w:trPr>
          <w:cantSplit/>
          <w:trPrChange w:id="228" w:author="Kodjo ATTIPOU" w:date="2026-10-08T02:39:00Z" w16du:dateUtc="2026-10-08T02:39:00Z">
            <w:trPr>
              <w:cantSplit/>
            </w:trPr>
          </w:trPrChange>
        </w:trPr>
        <w:tc>
          <w:tcPr>
            <w:tcW w:w="1241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tcPrChange w:id="229" w:author="Kodjo ATTIPOU" w:date="2026-10-08T02:39:00Z" w16du:dateUtc="2026-10-08T02:39:00Z">
              <w:tcPr>
                <w:tcW w:w="2706" w:type="dxa"/>
                <w:gridSpan w:val="2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  <w:shd w:val="clear" w:color="auto" w:fill="DCE6F1"/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</w:tcPrChange>
          </w:tcPr>
          <w:p w14:paraId="774444BC" w14:textId="77777777" w:rsidR="00037161" w:rsidRDefault="00037161" w:rsidP="00037161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Ouvrir / clore une campagne</w:t>
            </w:r>
          </w:p>
        </w:tc>
        <w:tc>
          <w:tcPr>
            <w:tcW w:w="50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tcPrChange w:id="230" w:author="Kodjo ATTIPOU" w:date="2026-10-08T02:39:00Z" w16du:dateUtc="2026-10-08T02:39:00Z">
              <w:tcPr>
                <w:tcW w:w="1100" w:type="dxa"/>
                <w:gridSpan w:val="3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</w:tcPrChange>
          </w:tcPr>
          <w:p w14:paraId="774444BD" w14:textId="77777777" w:rsidR="00037161" w:rsidRDefault="00037161" w:rsidP="00037161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—</w:t>
            </w:r>
          </w:p>
        </w:tc>
        <w:tc>
          <w:tcPr>
            <w:tcW w:w="481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tcPrChange w:id="231" w:author="Kodjo ATTIPOU" w:date="2026-10-08T02:39:00Z" w16du:dateUtc="2026-10-08T02:39:00Z">
              <w:tcPr>
                <w:tcW w:w="1050" w:type="dxa"/>
                <w:gridSpan w:val="2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</w:tcPrChange>
          </w:tcPr>
          <w:p w14:paraId="774444BE" w14:textId="77777777" w:rsidR="00037161" w:rsidRDefault="00037161" w:rsidP="00037161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—</w:t>
            </w:r>
          </w:p>
        </w:tc>
        <w:tc>
          <w:tcPr>
            <w:tcW w:w="57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tcPrChange w:id="232" w:author="Kodjo ATTIPOU" w:date="2026-10-08T02:39:00Z" w16du:dateUtc="2026-10-08T02:39:00Z">
              <w:tcPr>
                <w:tcW w:w="1250" w:type="dxa"/>
                <w:gridSpan w:val="2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</w:tcPrChange>
          </w:tcPr>
          <w:p w14:paraId="774444BF" w14:textId="77777777" w:rsidR="00037161" w:rsidRDefault="00037161" w:rsidP="00037161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—</w:t>
            </w:r>
          </w:p>
        </w:tc>
        <w:tc>
          <w:tcPr>
            <w:tcW w:w="52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tcPrChange w:id="233" w:author="Kodjo ATTIPOU" w:date="2026-10-08T02:39:00Z" w16du:dateUtc="2026-10-08T02:39:00Z">
              <w:tcPr>
                <w:tcW w:w="1150" w:type="dxa"/>
                <w:gridSpan w:val="3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</w:tcPrChange>
          </w:tcPr>
          <w:p w14:paraId="774444C0" w14:textId="77777777" w:rsidR="00037161" w:rsidRDefault="00037161" w:rsidP="00037161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—</w:t>
            </w:r>
          </w:p>
        </w:tc>
        <w:tc>
          <w:tcPr>
            <w:tcW w:w="57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tcPrChange w:id="234" w:author="Kodjo ATTIPOU" w:date="2026-10-08T02:39:00Z" w16du:dateUtc="2026-10-08T02:39:00Z">
              <w:tcPr>
                <w:tcW w:w="1250" w:type="dxa"/>
                <w:gridSpan w:val="2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</w:tcPrChange>
          </w:tcPr>
          <w:p w14:paraId="774444C1" w14:textId="77777777" w:rsidR="00037161" w:rsidRDefault="00037161" w:rsidP="00037161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✔</w:t>
            </w:r>
          </w:p>
        </w:tc>
        <w:tc>
          <w:tcPr>
            <w:tcW w:w="55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tcPrChange w:id="235" w:author="Kodjo ATTIPOU" w:date="2026-10-08T02:39:00Z" w16du:dateUtc="2026-10-08T02:39:00Z">
              <w:tcPr>
                <w:tcW w:w="1200" w:type="dxa"/>
                <w:gridSpan w:val="4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</w:tcPr>
            </w:tcPrChange>
          </w:tcPr>
          <w:p w14:paraId="1BF352A5" w14:textId="2C5AB689" w:rsidR="00037161" w:rsidRDefault="00037161" w:rsidP="00AB3889">
            <w:pPr>
              <w:jc w:val="center"/>
              <w:rPr>
                <w:rFonts w:ascii="Palatino Linotype" w:hAnsi="Palatino Linotype" w:cs="Palatino Linotype"/>
                <w:sz w:val="18"/>
                <w:szCs w:val="18"/>
              </w:rPr>
            </w:pPr>
            <w:ins w:id="236" w:author="Kodjo ATTIPOU" w:date="2026-10-08T02:39:00Z" w16du:dateUtc="2026-10-08T02:39:00Z">
              <w:r w:rsidRPr="004A4E17">
                <w:rPr>
                  <w:rFonts w:ascii="Palatino Linotype" w:hAnsi="Palatino Linotype" w:cs="Palatino Linotype"/>
                  <w:sz w:val="18"/>
                  <w:szCs w:val="18"/>
                </w:rPr>
                <w:t>—</w:t>
              </w:r>
            </w:ins>
          </w:p>
        </w:tc>
        <w:tc>
          <w:tcPr>
            <w:tcW w:w="54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tcPrChange w:id="237" w:author="Kodjo ATTIPOU" w:date="2026-10-08T02:39:00Z" w16du:dateUtc="2026-10-08T02:39:00Z">
              <w:tcPr>
                <w:tcW w:w="1200" w:type="dxa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</w:tcPrChange>
          </w:tcPr>
          <w:p w14:paraId="774444C2" w14:textId="0691A1A8" w:rsidR="00037161" w:rsidRDefault="00037161" w:rsidP="00037161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—</w:t>
            </w:r>
          </w:p>
        </w:tc>
      </w:tr>
      <w:tr w:rsidR="00037161" w14:paraId="774444CB" w14:textId="77777777" w:rsidTr="00AB3889">
        <w:trPr>
          <w:cantSplit/>
          <w:trPrChange w:id="238" w:author="Kodjo ATTIPOU" w:date="2026-10-08T02:39:00Z" w16du:dateUtc="2026-10-08T02:39:00Z">
            <w:trPr>
              <w:cantSplit/>
            </w:trPr>
          </w:trPrChange>
        </w:trPr>
        <w:tc>
          <w:tcPr>
            <w:tcW w:w="1241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tcPrChange w:id="239" w:author="Kodjo ATTIPOU" w:date="2026-10-08T02:39:00Z" w16du:dateUtc="2026-10-08T02:39:00Z">
              <w:tcPr>
                <w:tcW w:w="2706" w:type="dxa"/>
                <w:gridSpan w:val="2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  <w:shd w:val="clear" w:color="auto" w:fill="DCE6F1"/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</w:tcPrChange>
          </w:tcPr>
          <w:p w14:paraId="774444C4" w14:textId="77777777" w:rsidR="00037161" w:rsidRDefault="00037161" w:rsidP="00037161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Gérer les référentiels (UE, affectations…)</w:t>
            </w:r>
          </w:p>
        </w:tc>
        <w:tc>
          <w:tcPr>
            <w:tcW w:w="50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tcPrChange w:id="240" w:author="Kodjo ATTIPOU" w:date="2026-10-08T02:39:00Z" w16du:dateUtc="2026-10-08T02:39:00Z">
              <w:tcPr>
                <w:tcW w:w="1100" w:type="dxa"/>
                <w:gridSpan w:val="3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</w:tcPrChange>
          </w:tcPr>
          <w:p w14:paraId="774444C5" w14:textId="77777777" w:rsidR="00037161" w:rsidRDefault="00037161" w:rsidP="00037161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—</w:t>
            </w:r>
          </w:p>
        </w:tc>
        <w:tc>
          <w:tcPr>
            <w:tcW w:w="481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tcPrChange w:id="241" w:author="Kodjo ATTIPOU" w:date="2026-10-08T02:39:00Z" w16du:dateUtc="2026-10-08T02:39:00Z">
              <w:tcPr>
                <w:tcW w:w="1050" w:type="dxa"/>
                <w:gridSpan w:val="2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</w:tcPrChange>
          </w:tcPr>
          <w:p w14:paraId="774444C6" w14:textId="77777777" w:rsidR="00037161" w:rsidRDefault="00037161" w:rsidP="00037161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—</w:t>
            </w:r>
          </w:p>
        </w:tc>
        <w:tc>
          <w:tcPr>
            <w:tcW w:w="57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tcPrChange w:id="242" w:author="Kodjo ATTIPOU" w:date="2026-10-08T02:39:00Z" w16du:dateUtc="2026-10-08T02:39:00Z">
              <w:tcPr>
                <w:tcW w:w="1250" w:type="dxa"/>
                <w:gridSpan w:val="2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</w:tcPrChange>
          </w:tcPr>
          <w:p w14:paraId="774444C7" w14:textId="77777777" w:rsidR="00037161" w:rsidRDefault="00037161" w:rsidP="00037161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—</w:t>
            </w:r>
          </w:p>
        </w:tc>
        <w:tc>
          <w:tcPr>
            <w:tcW w:w="52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tcPrChange w:id="243" w:author="Kodjo ATTIPOU" w:date="2026-10-08T02:39:00Z" w16du:dateUtc="2026-10-08T02:39:00Z">
              <w:tcPr>
                <w:tcW w:w="1150" w:type="dxa"/>
                <w:gridSpan w:val="3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</w:tcPrChange>
          </w:tcPr>
          <w:p w14:paraId="774444C8" w14:textId="77777777" w:rsidR="00037161" w:rsidRDefault="00037161" w:rsidP="00037161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—</w:t>
            </w:r>
          </w:p>
        </w:tc>
        <w:tc>
          <w:tcPr>
            <w:tcW w:w="57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tcPrChange w:id="244" w:author="Kodjo ATTIPOU" w:date="2026-10-08T02:39:00Z" w16du:dateUtc="2026-10-08T02:39:00Z">
              <w:tcPr>
                <w:tcW w:w="1250" w:type="dxa"/>
                <w:gridSpan w:val="2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</w:tcPrChange>
          </w:tcPr>
          <w:p w14:paraId="774444C9" w14:textId="77777777" w:rsidR="00037161" w:rsidRDefault="00037161" w:rsidP="00037161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✔</w:t>
            </w:r>
          </w:p>
        </w:tc>
        <w:tc>
          <w:tcPr>
            <w:tcW w:w="55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tcPrChange w:id="245" w:author="Kodjo ATTIPOU" w:date="2026-10-08T02:39:00Z" w16du:dateUtc="2026-10-08T02:39:00Z">
              <w:tcPr>
                <w:tcW w:w="1200" w:type="dxa"/>
                <w:gridSpan w:val="4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</w:tcPr>
            </w:tcPrChange>
          </w:tcPr>
          <w:p w14:paraId="3CC8F754" w14:textId="2F196396" w:rsidR="00037161" w:rsidRDefault="00037161" w:rsidP="00AB3889">
            <w:pPr>
              <w:jc w:val="center"/>
              <w:rPr>
                <w:rFonts w:ascii="Palatino Linotype" w:hAnsi="Palatino Linotype" w:cs="Palatino Linotype"/>
                <w:sz w:val="18"/>
                <w:szCs w:val="18"/>
              </w:rPr>
            </w:pPr>
            <w:ins w:id="246" w:author="Kodjo ATTIPOU" w:date="2026-10-08T02:39:00Z" w16du:dateUtc="2026-10-08T02:39:00Z">
              <w:r w:rsidRPr="004A4E17">
                <w:rPr>
                  <w:rFonts w:ascii="Palatino Linotype" w:hAnsi="Palatino Linotype" w:cs="Palatino Linotype"/>
                  <w:sz w:val="18"/>
                  <w:szCs w:val="18"/>
                </w:rPr>
                <w:t>—</w:t>
              </w:r>
            </w:ins>
          </w:p>
        </w:tc>
        <w:tc>
          <w:tcPr>
            <w:tcW w:w="54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tcPrChange w:id="247" w:author="Kodjo ATTIPOU" w:date="2026-10-08T02:39:00Z" w16du:dateUtc="2026-10-08T02:39:00Z">
              <w:tcPr>
                <w:tcW w:w="1200" w:type="dxa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</w:tcPrChange>
          </w:tcPr>
          <w:p w14:paraId="774444CA" w14:textId="4EE831BD" w:rsidR="00037161" w:rsidRDefault="00037161" w:rsidP="00037161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✔</w:t>
            </w:r>
          </w:p>
        </w:tc>
      </w:tr>
      <w:tr w:rsidR="004D4644" w14:paraId="774444D3" w14:textId="77777777" w:rsidTr="00037161">
        <w:trPr>
          <w:cantSplit/>
          <w:trPrChange w:id="248" w:author="Kodjo ATTIPOU" w:date="2026-10-08T02:38:00Z" w16du:dateUtc="2026-10-08T02:38:00Z">
            <w:trPr>
              <w:cantSplit/>
            </w:trPr>
          </w:trPrChange>
        </w:trPr>
        <w:tc>
          <w:tcPr>
            <w:tcW w:w="1241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tcPrChange w:id="249" w:author="Kodjo ATTIPOU" w:date="2026-10-08T02:38:00Z" w16du:dateUtc="2026-10-08T02:38:00Z">
              <w:tcPr>
                <w:tcW w:w="2706" w:type="dxa"/>
                <w:gridSpan w:val="2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  <w:shd w:val="clear" w:color="auto" w:fill="DCE6F1"/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</w:tcPrChange>
          </w:tcPr>
          <w:p w14:paraId="774444CC" w14:textId="77777777" w:rsidR="004D4644" w:rsidRDefault="004D4644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Générer la grille de synthèse</w:t>
            </w:r>
          </w:p>
        </w:tc>
        <w:tc>
          <w:tcPr>
            <w:tcW w:w="50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tcPrChange w:id="250" w:author="Kodjo ATTIPOU" w:date="2026-10-08T02:38:00Z" w16du:dateUtc="2026-10-08T02:38:00Z">
              <w:tcPr>
                <w:tcW w:w="1100" w:type="dxa"/>
                <w:gridSpan w:val="3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</w:tcPrChange>
          </w:tcPr>
          <w:p w14:paraId="774444CD" w14:textId="77777777" w:rsidR="004D4644" w:rsidRDefault="004D4644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—</w:t>
            </w:r>
          </w:p>
        </w:tc>
        <w:tc>
          <w:tcPr>
            <w:tcW w:w="481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tcPrChange w:id="251" w:author="Kodjo ATTIPOU" w:date="2026-10-08T02:38:00Z" w16du:dateUtc="2026-10-08T02:38:00Z">
              <w:tcPr>
                <w:tcW w:w="1050" w:type="dxa"/>
                <w:gridSpan w:val="2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</w:tcPrChange>
          </w:tcPr>
          <w:p w14:paraId="774444CE" w14:textId="77777777" w:rsidR="004D4644" w:rsidRDefault="004D4644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—</w:t>
            </w:r>
          </w:p>
        </w:tc>
        <w:tc>
          <w:tcPr>
            <w:tcW w:w="57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tcPrChange w:id="252" w:author="Kodjo ATTIPOU" w:date="2026-10-08T02:38:00Z" w16du:dateUtc="2026-10-08T02:38:00Z">
              <w:tcPr>
                <w:tcW w:w="1250" w:type="dxa"/>
                <w:gridSpan w:val="2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</w:tcPrChange>
          </w:tcPr>
          <w:p w14:paraId="774444CF" w14:textId="77777777" w:rsidR="004D4644" w:rsidRDefault="004D4644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—</w:t>
            </w:r>
          </w:p>
        </w:tc>
        <w:tc>
          <w:tcPr>
            <w:tcW w:w="52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tcPrChange w:id="253" w:author="Kodjo ATTIPOU" w:date="2026-10-08T02:38:00Z" w16du:dateUtc="2026-10-08T02:38:00Z">
              <w:tcPr>
                <w:tcW w:w="1150" w:type="dxa"/>
                <w:gridSpan w:val="3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</w:tcPrChange>
          </w:tcPr>
          <w:p w14:paraId="774444D0" w14:textId="77777777" w:rsidR="004D4644" w:rsidRDefault="004D4644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✔</w:t>
            </w:r>
          </w:p>
        </w:tc>
        <w:tc>
          <w:tcPr>
            <w:tcW w:w="57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tcPrChange w:id="254" w:author="Kodjo ATTIPOU" w:date="2026-10-08T02:38:00Z" w16du:dateUtc="2026-10-08T02:38:00Z">
              <w:tcPr>
                <w:tcW w:w="1250" w:type="dxa"/>
                <w:gridSpan w:val="2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</w:tcPrChange>
          </w:tcPr>
          <w:p w14:paraId="774444D1" w14:textId="77777777" w:rsidR="004D4644" w:rsidRDefault="004D4644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✔</w:t>
            </w:r>
          </w:p>
        </w:tc>
        <w:tc>
          <w:tcPr>
            <w:tcW w:w="55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tcPrChange w:id="255" w:author="Kodjo ATTIPOU" w:date="2026-10-08T02:38:00Z" w16du:dateUtc="2026-10-08T02:38:00Z">
              <w:tcPr>
                <w:tcW w:w="1200" w:type="dxa"/>
                <w:gridSpan w:val="4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</w:tcPr>
            </w:tcPrChange>
          </w:tcPr>
          <w:p w14:paraId="4C921A7F" w14:textId="45581334" w:rsidR="004D4644" w:rsidRDefault="001462C1" w:rsidP="008D7336">
            <w:pPr>
              <w:jc w:val="center"/>
              <w:rPr>
                <w:rFonts w:ascii="Palatino Linotype" w:hAnsi="Palatino Linotype" w:cs="Palatino Linotype"/>
                <w:sz w:val="18"/>
                <w:szCs w:val="18"/>
              </w:rPr>
            </w:pPr>
            <w:ins w:id="256" w:author="Kodjo ATTIPOU" w:date="2026-10-08T02:37:00Z" w16du:dateUtc="2026-10-08T02:37:00Z">
              <w:r>
                <w:rPr>
                  <w:rFonts w:ascii="Palatino Linotype" w:hAnsi="Palatino Linotype" w:cs="Palatino Linotype"/>
                  <w:sz w:val="18"/>
                  <w:szCs w:val="18"/>
                </w:rPr>
                <w:t>✔</w:t>
              </w:r>
            </w:ins>
          </w:p>
        </w:tc>
        <w:tc>
          <w:tcPr>
            <w:tcW w:w="54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tcPrChange w:id="257" w:author="Kodjo ATTIPOU" w:date="2026-10-08T02:38:00Z" w16du:dateUtc="2026-10-08T02:38:00Z">
              <w:tcPr>
                <w:tcW w:w="1200" w:type="dxa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</w:tcPrChange>
          </w:tcPr>
          <w:p w14:paraId="774444D2" w14:textId="4DE10538" w:rsidR="004D4644" w:rsidRDefault="004D4644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—</w:t>
            </w:r>
          </w:p>
        </w:tc>
      </w:tr>
      <w:tr w:rsidR="00037161" w14:paraId="7B2CD476" w14:textId="77777777" w:rsidTr="0020313D">
        <w:tblPrEx>
          <w:tblPrExChange w:id="258" w:author="Kodjo ATTIPOU" w:date="2026-10-08T02:39:00Z" w16du:dateUtc="2026-10-08T02:39:00Z">
            <w:tblPrEx>
              <w:tblW w:w="5000" w:type="pct"/>
            </w:tblPrEx>
          </w:tblPrExChange>
        </w:tblPrEx>
        <w:trPr>
          <w:cantSplit/>
          <w:ins w:id="259" w:author="Kodjo ATTIPOU" w:date="2026-10-08T02:38:00Z" w16du:dateUtc="2026-10-08T02:38:00Z"/>
          <w:trPrChange w:id="260" w:author="Kodjo ATTIPOU" w:date="2026-10-08T02:39:00Z" w16du:dateUtc="2026-10-08T02:39:00Z">
            <w:trPr>
              <w:gridAfter w:val="2"/>
              <w:cantSplit/>
            </w:trPr>
          </w:trPrChange>
        </w:trPr>
        <w:tc>
          <w:tcPr>
            <w:tcW w:w="1241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tcPrChange w:id="261" w:author="Kodjo ATTIPOU" w:date="2026-10-08T02:39:00Z" w16du:dateUtc="2026-10-08T02:39:00Z">
              <w:tcPr>
                <w:tcW w:w="1241" w:type="pct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  <w:shd w:val="clear" w:color="auto" w:fill="DCE6F1"/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</w:tcPrChange>
          </w:tcPr>
          <w:p w14:paraId="71572FF3" w14:textId="15291478" w:rsidR="00037161" w:rsidRDefault="00037161" w:rsidP="00037161">
            <w:pPr>
              <w:jc w:val="left"/>
              <w:rPr>
                <w:ins w:id="262" w:author="Kodjo ATTIPOU" w:date="2026-10-08T02:38:00Z" w16du:dateUtc="2026-10-08T02:38:00Z"/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</w:pPr>
            <w:ins w:id="263" w:author="Kodjo ATTIPOU" w:date="2026-10-08T02:38:00Z" w16du:dateUtc="2026-10-08T02:38:00Z">
              <w:r>
                <w:rPr>
                  <w:rFonts w:ascii="Palatino Linotype" w:hAnsi="Palatino Linotype" w:cs="Palatino Linotype"/>
                  <w:b/>
                  <w:bCs/>
                  <w:color w:val="1F3864"/>
                  <w:sz w:val="18"/>
                  <w:szCs w:val="18"/>
                </w:rPr>
                <w:t>Générer les stats</w:t>
              </w:r>
            </w:ins>
          </w:p>
        </w:tc>
        <w:tc>
          <w:tcPr>
            <w:tcW w:w="50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tcPrChange w:id="264" w:author="Kodjo ATTIPOU" w:date="2026-10-08T02:39:00Z" w16du:dateUtc="2026-10-08T02:39:00Z">
              <w:tcPr>
                <w:tcW w:w="504" w:type="pct"/>
                <w:gridSpan w:val="3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</w:tcPrChange>
          </w:tcPr>
          <w:p w14:paraId="38D77011" w14:textId="2A5395FB" w:rsidR="00037161" w:rsidRDefault="00037161" w:rsidP="00037161">
            <w:pPr>
              <w:jc w:val="center"/>
              <w:rPr>
                <w:ins w:id="265" w:author="Kodjo ATTIPOU" w:date="2026-10-08T02:38:00Z" w16du:dateUtc="2026-10-08T02:38:00Z"/>
                <w:rFonts w:ascii="Palatino Linotype" w:hAnsi="Palatino Linotype" w:cs="Palatino Linotype"/>
                <w:sz w:val="18"/>
                <w:szCs w:val="18"/>
              </w:rPr>
            </w:pPr>
            <w:ins w:id="266" w:author="Kodjo ATTIPOU" w:date="2026-10-08T02:39:00Z" w16du:dateUtc="2026-10-08T02:39:00Z">
              <w:r w:rsidRPr="004B20E4">
                <w:rPr>
                  <w:rFonts w:ascii="Palatino Linotype" w:hAnsi="Palatino Linotype" w:cs="Palatino Linotype"/>
                  <w:sz w:val="18"/>
                  <w:szCs w:val="18"/>
                </w:rPr>
                <w:t>—</w:t>
              </w:r>
            </w:ins>
          </w:p>
        </w:tc>
        <w:tc>
          <w:tcPr>
            <w:tcW w:w="481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tcPrChange w:id="267" w:author="Kodjo ATTIPOU" w:date="2026-10-08T02:39:00Z" w16du:dateUtc="2026-10-08T02:39:00Z">
              <w:tcPr>
                <w:tcW w:w="481" w:type="pct"/>
                <w:gridSpan w:val="2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</w:tcPrChange>
          </w:tcPr>
          <w:p w14:paraId="3BF32081" w14:textId="63AD8763" w:rsidR="00037161" w:rsidRDefault="00037161" w:rsidP="00037161">
            <w:pPr>
              <w:jc w:val="center"/>
              <w:rPr>
                <w:ins w:id="268" w:author="Kodjo ATTIPOU" w:date="2026-10-08T02:38:00Z" w16du:dateUtc="2026-10-08T02:38:00Z"/>
                <w:rFonts w:ascii="Palatino Linotype" w:hAnsi="Palatino Linotype" w:cs="Palatino Linotype"/>
                <w:sz w:val="18"/>
                <w:szCs w:val="18"/>
              </w:rPr>
            </w:pPr>
            <w:ins w:id="269" w:author="Kodjo ATTIPOU" w:date="2026-10-08T02:39:00Z" w16du:dateUtc="2026-10-08T02:39:00Z">
              <w:r w:rsidRPr="004B20E4">
                <w:rPr>
                  <w:rFonts w:ascii="Palatino Linotype" w:hAnsi="Palatino Linotype" w:cs="Palatino Linotype"/>
                  <w:sz w:val="18"/>
                  <w:szCs w:val="18"/>
                </w:rPr>
                <w:t>—</w:t>
              </w:r>
            </w:ins>
          </w:p>
        </w:tc>
        <w:tc>
          <w:tcPr>
            <w:tcW w:w="57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tcPrChange w:id="270" w:author="Kodjo ATTIPOU" w:date="2026-10-08T02:39:00Z" w16du:dateUtc="2026-10-08T02:39:00Z">
              <w:tcPr>
                <w:tcW w:w="573" w:type="pct"/>
                <w:gridSpan w:val="2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</w:tcPrChange>
          </w:tcPr>
          <w:p w14:paraId="7932D704" w14:textId="132FCC91" w:rsidR="00037161" w:rsidRDefault="00037161" w:rsidP="00037161">
            <w:pPr>
              <w:jc w:val="center"/>
              <w:rPr>
                <w:ins w:id="271" w:author="Kodjo ATTIPOU" w:date="2026-10-08T02:38:00Z" w16du:dateUtc="2026-10-08T02:38:00Z"/>
                <w:rFonts w:ascii="Palatino Linotype" w:hAnsi="Palatino Linotype" w:cs="Palatino Linotype"/>
                <w:sz w:val="18"/>
                <w:szCs w:val="18"/>
              </w:rPr>
            </w:pPr>
            <w:ins w:id="272" w:author="Kodjo ATTIPOU" w:date="2026-10-08T02:39:00Z" w16du:dateUtc="2026-10-08T02:39:00Z">
              <w:r w:rsidRPr="004B20E4">
                <w:rPr>
                  <w:rFonts w:ascii="Palatino Linotype" w:hAnsi="Palatino Linotype" w:cs="Palatino Linotype"/>
                  <w:sz w:val="18"/>
                  <w:szCs w:val="18"/>
                </w:rPr>
                <w:t>—</w:t>
              </w:r>
            </w:ins>
          </w:p>
        </w:tc>
        <w:tc>
          <w:tcPr>
            <w:tcW w:w="52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tcPrChange w:id="273" w:author="Kodjo ATTIPOU" w:date="2026-10-08T02:39:00Z" w16du:dateUtc="2026-10-08T02:39:00Z">
              <w:tcPr>
                <w:tcW w:w="527" w:type="pct"/>
                <w:gridSpan w:val="2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</w:tcPrChange>
          </w:tcPr>
          <w:p w14:paraId="2E6FB2B5" w14:textId="2BC783DC" w:rsidR="00037161" w:rsidRDefault="00037161" w:rsidP="00037161">
            <w:pPr>
              <w:jc w:val="center"/>
              <w:rPr>
                <w:ins w:id="274" w:author="Kodjo ATTIPOU" w:date="2026-10-08T02:38:00Z" w16du:dateUtc="2026-10-08T02:38:00Z"/>
                <w:rFonts w:ascii="Palatino Linotype" w:hAnsi="Palatino Linotype" w:cs="Palatino Linotype"/>
                <w:sz w:val="18"/>
                <w:szCs w:val="18"/>
              </w:rPr>
            </w:pPr>
            <w:ins w:id="275" w:author="Kodjo ATTIPOU" w:date="2026-10-08T02:39:00Z" w16du:dateUtc="2026-10-08T02:39:00Z">
              <w:r w:rsidRPr="004B20E4">
                <w:rPr>
                  <w:rFonts w:ascii="Palatino Linotype" w:hAnsi="Palatino Linotype" w:cs="Palatino Linotype"/>
                  <w:sz w:val="18"/>
                  <w:szCs w:val="18"/>
                </w:rPr>
                <w:t>—</w:t>
              </w:r>
            </w:ins>
          </w:p>
        </w:tc>
        <w:tc>
          <w:tcPr>
            <w:tcW w:w="57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tcPrChange w:id="276" w:author="Kodjo ATTIPOU" w:date="2026-10-08T02:39:00Z" w16du:dateUtc="2026-10-08T02:39:00Z">
              <w:tcPr>
                <w:tcW w:w="573" w:type="pct"/>
                <w:gridSpan w:val="3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</w:tcPrChange>
          </w:tcPr>
          <w:p w14:paraId="0E27A625" w14:textId="201A56B5" w:rsidR="00037161" w:rsidRDefault="00037161" w:rsidP="00037161">
            <w:pPr>
              <w:jc w:val="center"/>
              <w:rPr>
                <w:ins w:id="277" w:author="Kodjo ATTIPOU" w:date="2026-10-08T02:38:00Z" w16du:dateUtc="2026-10-08T02:38:00Z"/>
                <w:rFonts w:ascii="Palatino Linotype" w:hAnsi="Palatino Linotype" w:cs="Palatino Linotype"/>
                <w:sz w:val="18"/>
                <w:szCs w:val="18"/>
              </w:rPr>
            </w:pPr>
            <w:ins w:id="278" w:author="Kodjo ATTIPOU" w:date="2026-10-08T02:39:00Z" w16du:dateUtc="2026-10-08T02:39:00Z">
              <w:r w:rsidRPr="004B20E4">
                <w:rPr>
                  <w:rFonts w:ascii="Palatino Linotype" w:hAnsi="Palatino Linotype" w:cs="Palatino Linotype"/>
                  <w:sz w:val="18"/>
                  <w:szCs w:val="18"/>
                </w:rPr>
                <w:t>—</w:t>
              </w:r>
            </w:ins>
          </w:p>
        </w:tc>
        <w:tc>
          <w:tcPr>
            <w:tcW w:w="55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tcPrChange w:id="279" w:author="Kodjo ATTIPOU" w:date="2026-10-08T02:39:00Z" w16du:dateUtc="2026-10-08T02:39:00Z">
              <w:tcPr>
                <w:tcW w:w="550" w:type="pct"/>
                <w:gridSpan w:val="2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  <w:vAlign w:val="center"/>
              </w:tcPr>
            </w:tcPrChange>
          </w:tcPr>
          <w:p w14:paraId="221D8B7F" w14:textId="48FB9CB6" w:rsidR="00037161" w:rsidRDefault="00037161" w:rsidP="00037161">
            <w:pPr>
              <w:jc w:val="center"/>
              <w:rPr>
                <w:ins w:id="280" w:author="Kodjo ATTIPOU" w:date="2026-10-08T02:38:00Z" w16du:dateUtc="2026-10-08T02:38:00Z"/>
                <w:rFonts w:ascii="Palatino Linotype" w:hAnsi="Palatino Linotype" w:cs="Palatino Linotype"/>
                <w:sz w:val="18"/>
                <w:szCs w:val="18"/>
              </w:rPr>
            </w:pPr>
            <w:ins w:id="281" w:author="Kodjo ATTIPOU" w:date="2026-10-08T02:38:00Z" w16du:dateUtc="2026-10-08T02:38:00Z">
              <w:r>
                <w:rPr>
                  <w:rFonts w:ascii="Palatino Linotype" w:hAnsi="Palatino Linotype" w:cs="Palatino Linotype"/>
                  <w:sz w:val="18"/>
                  <w:szCs w:val="18"/>
                </w:rPr>
                <w:t>✔</w:t>
              </w:r>
            </w:ins>
          </w:p>
        </w:tc>
        <w:tc>
          <w:tcPr>
            <w:tcW w:w="54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tcPrChange w:id="282" w:author="Kodjo ATTIPOU" w:date="2026-10-08T02:39:00Z" w16du:dateUtc="2026-10-08T02:39:00Z">
              <w:tcPr>
                <w:tcW w:w="550" w:type="pct"/>
                <w:gridSpan w:val="2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</w:tcPrChange>
          </w:tcPr>
          <w:p w14:paraId="627D4780" w14:textId="5A164A17" w:rsidR="00037161" w:rsidRDefault="00037161" w:rsidP="00037161">
            <w:pPr>
              <w:jc w:val="center"/>
              <w:rPr>
                <w:ins w:id="283" w:author="Kodjo ATTIPOU" w:date="2026-10-08T02:38:00Z" w16du:dateUtc="2026-10-08T02:38:00Z"/>
                <w:rFonts w:ascii="Palatino Linotype" w:hAnsi="Palatino Linotype" w:cs="Palatino Linotype"/>
                <w:sz w:val="18"/>
                <w:szCs w:val="18"/>
              </w:rPr>
            </w:pPr>
            <w:ins w:id="284" w:author="Kodjo ATTIPOU" w:date="2026-10-08T02:39:00Z" w16du:dateUtc="2026-10-08T02:39:00Z">
              <w:r>
                <w:rPr>
                  <w:rFonts w:ascii="Palatino Linotype" w:hAnsi="Palatino Linotype" w:cs="Palatino Linotype"/>
                  <w:sz w:val="18"/>
                  <w:szCs w:val="18"/>
                </w:rPr>
                <w:t>—</w:t>
              </w:r>
            </w:ins>
          </w:p>
        </w:tc>
      </w:tr>
      <w:tr w:rsidR="004D4644" w14:paraId="774444DB" w14:textId="77777777" w:rsidTr="00037161">
        <w:trPr>
          <w:cantSplit/>
          <w:trPrChange w:id="285" w:author="Kodjo ATTIPOU" w:date="2026-10-08T02:38:00Z" w16du:dateUtc="2026-10-08T02:38:00Z">
            <w:trPr>
              <w:cantSplit/>
            </w:trPr>
          </w:trPrChange>
        </w:trPr>
        <w:tc>
          <w:tcPr>
            <w:tcW w:w="1241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tcPrChange w:id="286" w:author="Kodjo ATTIPOU" w:date="2026-10-08T02:38:00Z" w16du:dateUtc="2026-10-08T02:38:00Z">
              <w:tcPr>
                <w:tcW w:w="2706" w:type="dxa"/>
                <w:gridSpan w:val="2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  <w:shd w:val="clear" w:color="auto" w:fill="DCE6F1"/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</w:tcPrChange>
          </w:tcPr>
          <w:p w14:paraId="774444D4" w14:textId="77777777" w:rsidR="004D4644" w:rsidRDefault="004D4644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Valider les suites données</w:t>
            </w:r>
          </w:p>
        </w:tc>
        <w:tc>
          <w:tcPr>
            <w:tcW w:w="50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tcPrChange w:id="287" w:author="Kodjo ATTIPOU" w:date="2026-10-08T02:38:00Z" w16du:dateUtc="2026-10-08T02:38:00Z">
              <w:tcPr>
                <w:tcW w:w="1100" w:type="dxa"/>
                <w:gridSpan w:val="3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</w:tcPrChange>
          </w:tcPr>
          <w:p w14:paraId="774444D5" w14:textId="77777777" w:rsidR="004D4644" w:rsidRDefault="004D4644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—</w:t>
            </w:r>
          </w:p>
        </w:tc>
        <w:tc>
          <w:tcPr>
            <w:tcW w:w="481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tcPrChange w:id="288" w:author="Kodjo ATTIPOU" w:date="2026-10-08T02:38:00Z" w16du:dateUtc="2026-10-08T02:38:00Z">
              <w:tcPr>
                <w:tcW w:w="1050" w:type="dxa"/>
                <w:gridSpan w:val="2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</w:tcPrChange>
          </w:tcPr>
          <w:p w14:paraId="774444D6" w14:textId="77777777" w:rsidR="004D4644" w:rsidRDefault="004D4644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—</w:t>
            </w:r>
          </w:p>
        </w:tc>
        <w:tc>
          <w:tcPr>
            <w:tcW w:w="57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tcPrChange w:id="289" w:author="Kodjo ATTIPOU" w:date="2026-10-08T02:38:00Z" w16du:dateUtc="2026-10-08T02:38:00Z">
              <w:tcPr>
                <w:tcW w:w="1250" w:type="dxa"/>
                <w:gridSpan w:val="2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</w:tcPrChange>
          </w:tcPr>
          <w:p w14:paraId="774444D7" w14:textId="77777777" w:rsidR="004D4644" w:rsidRDefault="004D4644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—</w:t>
            </w:r>
          </w:p>
        </w:tc>
        <w:tc>
          <w:tcPr>
            <w:tcW w:w="52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tcPrChange w:id="290" w:author="Kodjo ATTIPOU" w:date="2026-10-08T02:38:00Z" w16du:dateUtc="2026-10-08T02:38:00Z">
              <w:tcPr>
                <w:tcW w:w="1150" w:type="dxa"/>
                <w:gridSpan w:val="3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</w:tcPrChange>
          </w:tcPr>
          <w:p w14:paraId="774444D8" w14:textId="77777777" w:rsidR="004D4644" w:rsidRDefault="004D4644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✔</w:t>
            </w:r>
          </w:p>
        </w:tc>
        <w:tc>
          <w:tcPr>
            <w:tcW w:w="57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tcPrChange w:id="291" w:author="Kodjo ATTIPOU" w:date="2026-10-08T02:38:00Z" w16du:dateUtc="2026-10-08T02:38:00Z">
              <w:tcPr>
                <w:tcW w:w="1250" w:type="dxa"/>
                <w:gridSpan w:val="2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</w:tcPrChange>
          </w:tcPr>
          <w:p w14:paraId="774444D9" w14:textId="77777777" w:rsidR="004D4644" w:rsidRDefault="004D4644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—</w:t>
            </w:r>
          </w:p>
        </w:tc>
        <w:tc>
          <w:tcPr>
            <w:tcW w:w="55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tcPrChange w:id="292" w:author="Kodjo ATTIPOU" w:date="2026-10-08T02:38:00Z" w16du:dateUtc="2026-10-08T02:38:00Z">
              <w:tcPr>
                <w:tcW w:w="1200" w:type="dxa"/>
                <w:gridSpan w:val="4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</w:tcPr>
            </w:tcPrChange>
          </w:tcPr>
          <w:p w14:paraId="35EDA5CA" w14:textId="0DCEB7A1" w:rsidR="004D4644" w:rsidRDefault="00037161" w:rsidP="008D7336">
            <w:pPr>
              <w:jc w:val="center"/>
              <w:rPr>
                <w:rFonts w:ascii="Palatino Linotype" w:hAnsi="Palatino Linotype" w:cs="Palatino Linotype"/>
                <w:sz w:val="18"/>
                <w:szCs w:val="18"/>
              </w:rPr>
            </w:pPr>
            <w:ins w:id="293" w:author="Kodjo ATTIPOU" w:date="2026-10-08T02:39:00Z" w16du:dateUtc="2026-10-08T02:39:00Z">
              <w:r>
                <w:rPr>
                  <w:rFonts w:ascii="Palatino Linotype" w:hAnsi="Palatino Linotype" w:cs="Palatino Linotype"/>
                  <w:sz w:val="18"/>
                  <w:szCs w:val="18"/>
                </w:rPr>
                <w:t>—</w:t>
              </w:r>
            </w:ins>
          </w:p>
        </w:tc>
        <w:tc>
          <w:tcPr>
            <w:tcW w:w="54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tcPrChange w:id="294" w:author="Kodjo ATTIPOU" w:date="2026-10-08T02:38:00Z" w16du:dateUtc="2026-10-08T02:38:00Z">
              <w:tcPr>
                <w:tcW w:w="1200" w:type="dxa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</w:tcPrChange>
          </w:tcPr>
          <w:p w14:paraId="774444DA" w14:textId="1AA48E23" w:rsidR="004D4644" w:rsidRDefault="004D4644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—</w:t>
            </w:r>
          </w:p>
        </w:tc>
      </w:tr>
      <w:tr w:rsidR="00037161" w14:paraId="774444E3" w14:textId="77777777" w:rsidTr="00AB3889">
        <w:trPr>
          <w:cantSplit/>
          <w:trPrChange w:id="295" w:author="Kodjo ATTIPOU" w:date="2026-10-08T02:39:00Z" w16du:dateUtc="2026-10-08T02:39:00Z">
            <w:trPr>
              <w:cantSplit/>
            </w:trPr>
          </w:trPrChange>
        </w:trPr>
        <w:tc>
          <w:tcPr>
            <w:tcW w:w="1241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tcPrChange w:id="296" w:author="Kodjo ATTIPOU" w:date="2026-10-08T02:39:00Z" w16du:dateUtc="2026-10-08T02:39:00Z">
              <w:tcPr>
                <w:tcW w:w="2706" w:type="dxa"/>
                <w:gridSpan w:val="2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  <w:shd w:val="clear" w:color="auto" w:fill="DCE6F1"/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</w:tcPrChange>
          </w:tcPr>
          <w:p w14:paraId="774444DC" w14:textId="77777777" w:rsidR="00037161" w:rsidRDefault="00037161" w:rsidP="00037161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Publier la restitution aux étudiants</w:t>
            </w:r>
          </w:p>
        </w:tc>
        <w:tc>
          <w:tcPr>
            <w:tcW w:w="50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tcPrChange w:id="297" w:author="Kodjo ATTIPOU" w:date="2026-10-08T02:39:00Z" w16du:dateUtc="2026-10-08T02:39:00Z">
              <w:tcPr>
                <w:tcW w:w="1100" w:type="dxa"/>
                <w:gridSpan w:val="3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</w:tcPrChange>
          </w:tcPr>
          <w:p w14:paraId="774444DD" w14:textId="77777777" w:rsidR="00037161" w:rsidRDefault="00037161" w:rsidP="00037161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—</w:t>
            </w:r>
          </w:p>
        </w:tc>
        <w:tc>
          <w:tcPr>
            <w:tcW w:w="481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tcPrChange w:id="298" w:author="Kodjo ATTIPOU" w:date="2026-10-08T02:39:00Z" w16du:dateUtc="2026-10-08T02:39:00Z">
              <w:tcPr>
                <w:tcW w:w="1050" w:type="dxa"/>
                <w:gridSpan w:val="2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</w:tcPrChange>
          </w:tcPr>
          <w:p w14:paraId="774444DE" w14:textId="77777777" w:rsidR="00037161" w:rsidRDefault="00037161" w:rsidP="00037161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—</w:t>
            </w:r>
          </w:p>
        </w:tc>
        <w:tc>
          <w:tcPr>
            <w:tcW w:w="57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tcPrChange w:id="299" w:author="Kodjo ATTIPOU" w:date="2026-10-08T02:39:00Z" w16du:dateUtc="2026-10-08T02:39:00Z">
              <w:tcPr>
                <w:tcW w:w="1250" w:type="dxa"/>
                <w:gridSpan w:val="2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</w:tcPrChange>
          </w:tcPr>
          <w:p w14:paraId="774444DF" w14:textId="77777777" w:rsidR="00037161" w:rsidRDefault="00037161" w:rsidP="00037161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—</w:t>
            </w:r>
          </w:p>
        </w:tc>
        <w:tc>
          <w:tcPr>
            <w:tcW w:w="52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tcPrChange w:id="300" w:author="Kodjo ATTIPOU" w:date="2026-10-08T02:39:00Z" w16du:dateUtc="2026-10-08T02:39:00Z">
              <w:tcPr>
                <w:tcW w:w="1150" w:type="dxa"/>
                <w:gridSpan w:val="3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</w:tcPrChange>
          </w:tcPr>
          <w:p w14:paraId="774444E0" w14:textId="77777777" w:rsidR="00037161" w:rsidRDefault="00037161" w:rsidP="00037161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Valide</w:t>
            </w:r>
          </w:p>
        </w:tc>
        <w:tc>
          <w:tcPr>
            <w:tcW w:w="57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tcPrChange w:id="301" w:author="Kodjo ATTIPOU" w:date="2026-10-08T02:39:00Z" w16du:dateUtc="2026-10-08T02:39:00Z">
              <w:tcPr>
                <w:tcW w:w="1250" w:type="dxa"/>
                <w:gridSpan w:val="2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</w:tcPrChange>
          </w:tcPr>
          <w:p w14:paraId="774444E1" w14:textId="77777777" w:rsidR="00037161" w:rsidRDefault="00037161" w:rsidP="00037161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✔</w:t>
            </w:r>
          </w:p>
        </w:tc>
        <w:tc>
          <w:tcPr>
            <w:tcW w:w="55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tcPrChange w:id="302" w:author="Kodjo ATTIPOU" w:date="2026-10-08T02:39:00Z" w16du:dateUtc="2026-10-08T02:39:00Z">
              <w:tcPr>
                <w:tcW w:w="1200" w:type="dxa"/>
                <w:gridSpan w:val="4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</w:tcPr>
            </w:tcPrChange>
          </w:tcPr>
          <w:p w14:paraId="29D88475" w14:textId="6860D1A7" w:rsidR="00037161" w:rsidRDefault="00037161" w:rsidP="00AB3889">
            <w:pPr>
              <w:jc w:val="center"/>
              <w:rPr>
                <w:rFonts w:ascii="Palatino Linotype" w:hAnsi="Palatino Linotype" w:cs="Palatino Linotype"/>
                <w:sz w:val="18"/>
                <w:szCs w:val="18"/>
              </w:rPr>
            </w:pPr>
            <w:ins w:id="303" w:author="Kodjo ATTIPOU" w:date="2026-10-08T02:39:00Z" w16du:dateUtc="2026-10-08T02:39:00Z">
              <w:r w:rsidRPr="004C6965">
                <w:rPr>
                  <w:rFonts w:ascii="Palatino Linotype" w:hAnsi="Palatino Linotype" w:cs="Palatino Linotype"/>
                  <w:sz w:val="18"/>
                  <w:szCs w:val="18"/>
                </w:rPr>
                <w:t>—</w:t>
              </w:r>
            </w:ins>
          </w:p>
        </w:tc>
        <w:tc>
          <w:tcPr>
            <w:tcW w:w="54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tcPrChange w:id="304" w:author="Kodjo ATTIPOU" w:date="2026-10-08T02:39:00Z" w16du:dateUtc="2026-10-08T02:39:00Z">
              <w:tcPr>
                <w:tcW w:w="1200" w:type="dxa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</w:tcPrChange>
          </w:tcPr>
          <w:p w14:paraId="774444E2" w14:textId="1959ECA7" w:rsidR="00037161" w:rsidRDefault="00037161" w:rsidP="00037161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—</w:t>
            </w:r>
          </w:p>
        </w:tc>
      </w:tr>
      <w:tr w:rsidR="00037161" w14:paraId="774444EB" w14:textId="77777777" w:rsidTr="00AB3889">
        <w:trPr>
          <w:cantSplit/>
          <w:trPrChange w:id="305" w:author="Kodjo ATTIPOU" w:date="2026-10-08T02:39:00Z" w16du:dateUtc="2026-10-08T02:39:00Z">
            <w:trPr>
              <w:cantSplit/>
            </w:trPr>
          </w:trPrChange>
        </w:trPr>
        <w:tc>
          <w:tcPr>
            <w:tcW w:w="1241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tcPrChange w:id="306" w:author="Kodjo ATTIPOU" w:date="2026-10-08T02:39:00Z" w16du:dateUtc="2026-10-08T02:39:00Z">
              <w:tcPr>
                <w:tcW w:w="2706" w:type="dxa"/>
                <w:gridSpan w:val="2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  <w:shd w:val="clear" w:color="auto" w:fill="DCE6F1"/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</w:tcPrChange>
          </w:tcPr>
          <w:p w14:paraId="774444E4" w14:textId="77777777" w:rsidR="00037161" w:rsidRDefault="00037161" w:rsidP="00037161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Gérer comptes et rôles</w:t>
            </w:r>
          </w:p>
        </w:tc>
        <w:tc>
          <w:tcPr>
            <w:tcW w:w="50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tcPrChange w:id="307" w:author="Kodjo ATTIPOU" w:date="2026-10-08T02:39:00Z" w16du:dateUtc="2026-10-08T02:39:00Z">
              <w:tcPr>
                <w:tcW w:w="1100" w:type="dxa"/>
                <w:gridSpan w:val="3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</w:tcPrChange>
          </w:tcPr>
          <w:p w14:paraId="774444E5" w14:textId="77777777" w:rsidR="00037161" w:rsidRDefault="00037161" w:rsidP="00037161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—</w:t>
            </w:r>
          </w:p>
        </w:tc>
        <w:tc>
          <w:tcPr>
            <w:tcW w:w="481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tcPrChange w:id="308" w:author="Kodjo ATTIPOU" w:date="2026-10-08T02:39:00Z" w16du:dateUtc="2026-10-08T02:39:00Z">
              <w:tcPr>
                <w:tcW w:w="1050" w:type="dxa"/>
                <w:gridSpan w:val="2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</w:tcPrChange>
          </w:tcPr>
          <w:p w14:paraId="774444E6" w14:textId="77777777" w:rsidR="00037161" w:rsidRDefault="00037161" w:rsidP="00037161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—</w:t>
            </w:r>
          </w:p>
        </w:tc>
        <w:tc>
          <w:tcPr>
            <w:tcW w:w="57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tcPrChange w:id="309" w:author="Kodjo ATTIPOU" w:date="2026-10-08T02:39:00Z" w16du:dateUtc="2026-10-08T02:39:00Z">
              <w:tcPr>
                <w:tcW w:w="1250" w:type="dxa"/>
                <w:gridSpan w:val="2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</w:tcPrChange>
          </w:tcPr>
          <w:p w14:paraId="774444E7" w14:textId="77777777" w:rsidR="00037161" w:rsidRDefault="00037161" w:rsidP="00037161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—</w:t>
            </w:r>
          </w:p>
        </w:tc>
        <w:tc>
          <w:tcPr>
            <w:tcW w:w="52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tcPrChange w:id="310" w:author="Kodjo ATTIPOU" w:date="2026-10-08T02:39:00Z" w16du:dateUtc="2026-10-08T02:39:00Z">
              <w:tcPr>
                <w:tcW w:w="1150" w:type="dxa"/>
                <w:gridSpan w:val="3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</w:tcPrChange>
          </w:tcPr>
          <w:p w14:paraId="774444E8" w14:textId="77777777" w:rsidR="00037161" w:rsidRDefault="00037161" w:rsidP="00037161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—</w:t>
            </w:r>
          </w:p>
        </w:tc>
        <w:tc>
          <w:tcPr>
            <w:tcW w:w="57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tcPrChange w:id="311" w:author="Kodjo ATTIPOU" w:date="2026-10-08T02:39:00Z" w16du:dateUtc="2026-10-08T02:39:00Z">
              <w:tcPr>
                <w:tcW w:w="1250" w:type="dxa"/>
                <w:gridSpan w:val="2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</w:tcPrChange>
          </w:tcPr>
          <w:p w14:paraId="774444E9" w14:textId="77777777" w:rsidR="00037161" w:rsidRDefault="00037161" w:rsidP="00037161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Comptes acad.</w:t>
            </w:r>
          </w:p>
        </w:tc>
        <w:tc>
          <w:tcPr>
            <w:tcW w:w="55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tcPrChange w:id="312" w:author="Kodjo ATTIPOU" w:date="2026-10-08T02:39:00Z" w16du:dateUtc="2026-10-08T02:39:00Z">
              <w:tcPr>
                <w:tcW w:w="1200" w:type="dxa"/>
                <w:gridSpan w:val="4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</w:tcPr>
            </w:tcPrChange>
          </w:tcPr>
          <w:p w14:paraId="22B65563" w14:textId="6557F49E" w:rsidR="00037161" w:rsidRDefault="00037161" w:rsidP="00AB3889">
            <w:pPr>
              <w:jc w:val="center"/>
              <w:rPr>
                <w:rFonts w:ascii="Palatino Linotype" w:hAnsi="Palatino Linotype" w:cs="Palatino Linotype"/>
                <w:sz w:val="18"/>
                <w:szCs w:val="18"/>
              </w:rPr>
            </w:pPr>
            <w:ins w:id="313" w:author="Kodjo ATTIPOU" w:date="2026-10-08T02:39:00Z" w16du:dateUtc="2026-10-08T02:39:00Z">
              <w:r w:rsidRPr="004C6965">
                <w:rPr>
                  <w:rFonts w:ascii="Palatino Linotype" w:hAnsi="Palatino Linotype" w:cs="Palatino Linotype"/>
                  <w:sz w:val="18"/>
                  <w:szCs w:val="18"/>
                </w:rPr>
                <w:t>—</w:t>
              </w:r>
            </w:ins>
          </w:p>
        </w:tc>
        <w:tc>
          <w:tcPr>
            <w:tcW w:w="54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tcPrChange w:id="314" w:author="Kodjo ATTIPOU" w:date="2026-10-08T02:39:00Z" w16du:dateUtc="2026-10-08T02:39:00Z">
              <w:tcPr>
                <w:tcW w:w="1200" w:type="dxa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</w:tcPrChange>
          </w:tcPr>
          <w:p w14:paraId="774444EA" w14:textId="5623490D" w:rsidR="00037161" w:rsidRDefault="00037161" w:rsidP="00037161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✔</w:t>
            </w:r>
          </w:p>
        </w:tc>
      </w:tr>
      <w:tr w:rsidR="00037161" w14:paraId="774444F3" w14:textId="77777777" w:rsidTr="00AB3889">
        <w:trPr>
          <w:cantSplit/>
          <w:trPrChange w:id="315" w:author="Kodjo ATTIPOU" w:date="2026-10-08T02:39:00Z" w16du:dateUtc="2026-10-08T02:39:00Z">
            <w:trPr>
              <w:cantSplit/>
            </w:trPr>
          </w:trPrChange>
        </w:trPr>
        <w:tc>
          <w:tcPr>
            <w:tcW w:w="1241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tcPrChange w:id="316" w:author="Kodjo ATTIPOU" w:date="2026-10-08T02:39:00Z" w16du:dateUtc="2026-10-08T02:39:00Z">
              <w:tcPr>
                <w:tcW w:w="2706" w:type="dxa"/>
                <w:gridSpan w:val="2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  <w:shd w:val="clear" w:color="auto" w:fill="DCE6F1"/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</w:tcPrChange>
          </w:tcPr>
          <w:p w14:paraId="774444EC" w14:textId="77777777" w:rsidR="00037161" w:rsidRDefault="00037161" w:rsidP="00037161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Consulter le journal d’audit</w:t>
            </w:r>
          </w:p>
        </w:tc>
        <w:tc>
          <w:tcPr>
            <w:tcW w:w="50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tcPrChange w:id="317" w:author="Kodjo ATTIPOU" w:date="2026-10-08T02:39:00Z" w16du:dateUtc="2026-10-08T02:39:00Z">
              <w:tcPr>
                <w:tcW w:w="1100" w:type="dxa"/>
                <w:gridSpan w:val="3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</w:tcPrChange>
          </w:tcPr>
          <w:p w14:paraId="774444ED" w14:textId="77777777" w:rsidR="00037161" w:rsidRDefault="00037161" w:rsidP="00037161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—</w:t>
            </w:r>
          </w:p>
        </w:tc>
        <w:tc>
          <w:tcPr>
            <w:tcW w:w="481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tcPrChange w:id="318" w:author="Kodjo ATTIPOU" w:date="2026-10-08T02:39:00Z" w16du:dateUtc="2026-10-08T02:39:00Z">
              <w:tcPr>
                <w:tcW w:w="1050" w:type="dxa"/>
                <w:gridSpan w:val="2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</w:tcPrChange>
          </w:tcPr>
          <w:p w14:paraId="774444EE" w14:textId="77777777" w:rsidR="00037161" w:rsidRDefault="00037161" w:rsidP="00037161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—</w:t>
            </w:r>
          </w:p>
        </w:tc>
        <w:tc>
          <w:tcPr>
            <w:tcW w:w="57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tcPrChange w:id="319" w:author="Kodjo ATTIPOU" w:date="2026-10-08T02:39:00Z" w16du:dateUtc="2026-10-08T02:39:00Z">
              <w:tcPr>
                <w:tcW w:w="1250" w:type="dxa"/>
                <w:gridSpan w:val="2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</w:tcPrChange>
          </w:tcPr>
          <w:p w14:paraId="774444EF" w14:textId="77777777" w:rsidR="00037161" w:rsidRDefault="00037161" w:rsidP="00037161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—</w:t>
            </w:r>
          </w:p>
        </w:tc>
        <w:tc>
          <w:tcPr>
            <w:tcW w:w="52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tcPrChange w:id="320" w:author="Kodjo ATTIPOU" w:date="2026-10-08T02:39:00Z" w16du:dateUtc="2026-10-08T02:39:00Z">
              <w:tcPr>
                <w:tcW w:w="1150" w:type="dxa"/>
                <w:gridSpan w:val="3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</w:tcPrChange>
          </w:tcPr>
          <w:p w14:paraId="774444F0" w14:textId="77777777" w:rsidR="00037161" w:rsidRDefault="00037161" w:rsidP="00037161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—</w:t>
            </w:r>
          </w:p>
        </w:tc>
        <w:tc>
          <w:tcPr>
            <w:tcW w:w="57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tcPrChange w:id="321" w:author="Kodjo ATTIPOU" w:date="2026-10-08T02:39:00Z" w16du:dateUtc="2026-10-08T02:39:00Z">
              <w:tcPr>
                <w:tcW w:w="1250" w:type="dxa"/>
                <w:gridSpan w:val="2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</w:tcPrChange>
          </w:tcPr>
          <w:p w14:paraId="774444F1" w14:textId="77777777" w:rsidR="00037161" w:rsidRDefault="00037161" w:rsidP="00037161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Partiel</w:t>
            </w:r>
          </w:p>
        </w:tc>
        <w:tc>
          <w:tcPr>
            <w:tcW w:w="55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tcPrChange w:id="322" w:author="Kodjo ATTIPOU" w:date="2026-10-08T02:39:00Z" w16du:dateUtc="2026-10-08T02:39:00Z">
              <w:tcPr>
                <w:tcW w:w="1200" w:type="dxa"/>
                <w:gridSpan w:val="4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</w:tcPr>
            </w:tcPrChange>
          </w:tcPr>
          <w:p w14:paraId="1E08BD15" w14:textId="7A504263" w:rsidR="00037161" w:rsidRDefault="00037161" w:rsidP="00AB3889">
            <w:pPr>
              <w:jc w:val="center"/>
              <w:rPr>
                <w:rFonts w:ascii="Palatino Linotype" w:hAnsi="Palatino Linotype" w:cs="Palatino Linotype"/>
                <w:sz w:val="18"/>
                <w:szCs w:val="18"/>
              </w:rPr>
            </w:pPr>
            <w:ins w:id="323" w:author="Kodjo ATTIPOU" w:date="2026-10-08T02:39:00Z" w16du:dateUtc="2026-10-08T02:39:00Z">
              <w:r w:rsidRPr="004C6965">
                <w:rPr>
                  <w:rFonts w:ascii="Palatino Linotype" w:hAnsi="Palatino Linotype" w:cs="Palatino Linotype"/>
                  <w:sz w:val="18"/>
                  <w:szCs w:val="18"/>
                </w:rPr>
                <w:t>—</w:t>
              </w:r>
            </w:ins>
          </w:p>
        </w:tc>
        <w:tc>
          <w:tcPr>
            <w:tcW w:w="54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tcPrChange w:id="324" w:author="Kodjo ATTIPOU" w:date="2026-10-08T02:39:00Z" w16du:dateUtc="2026-10-08T02:39:00Z">
              <w:tcPr>
                <w:tcW w:w="1200" w:type="dxa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</w:tcPrChange>
          </w:tcPr>
          <w:p w14:paraId="774444F2" w14:textId="15594DC2" w:rsidR="00037161" w:rsidRDefault="00037161" w:rsidP="00037161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✔</w:t>
            </w:r>
          </w:p>
        </w:tc>
      </w:tr>
      <w:tr w:rsidR="00037161" w14:paraId="774444FB" w14:textId="77777777" w:rsidTr="00AB3889">
        <w:trPr>
          <w:cantSplit/>
          <w:trPrChange w:id="325" w:author="Kodjo ATTIPOU" w:date="2026-10-08T02:39:00Z" w16du:dateUtc="2026-10-08T02:39:00Z">
            <w:trPr>
              <w:cantSplit/>
            </w:trPr>
          </w:trPrChange>
        </w:trPr>
        <w:tc>
          <w:tcPr>
            <w:tcW w:w="1241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tcPrChange w:id="326" w:author="Kodjo ATTIPOU" w:date="2026-10-08T02:39:00Z" w16du:dateUtc="2026-10-08T02:39:00Z">
              <w:tcPr>
                <w:tcW w:w="2706" w:type="dxa"/>
                <w:gridSpan w:val="2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  <w:shd w:val="clear" w:color="auto" w:fill="DCE6F1"/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</w:tcPrChange>
          </w:tcPr>
          <w:p w14:paraId="774444F4" w14:textId="77777777" w:rsidR="00037161" w:rsidRDefault="00037161" w:rsidP="00037161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Paramétrage technique et sauvegardes</w:t>
            </w:r>
          </w:p>
        </w:tc>
        <w:tc>
          <w:tcPr>
            <w:tcW w:w="50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tcPrChange w:id="327" w:author="Kodjo ATTIPOU" w:date="2026-10-08T02:39:00Z" w16du:dateUtc="2026-10-08T02:39:00Z">
              <w:tcPr>
                <w:tcW w:w="1100" w:type="dxa"/>
                <w:gridSpan w:val="3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</w:tcPrChange>
          </w:tcPr>
          <w:p w14:paraId="774444F5" w14:textId="77777777" w:rsidR="00037161" w:rsidRDefault="00037161" w:rsidP="00037161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—</w:t>
            </w:r>
          </w:p>
        </w:tc>
        <w:tc>
          <w:tcPr>
            <w:tcW w:w="481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tcPrChange w:id="328" w:author="Kodjo ATTIPOU" w:date="2026-10-08T02:39:00Z" w16du:dateUtc="2026-10-08T02:39:00Z">
              <w:tcPr>
                <w:tcW w:w="1050" w:type="dxa"/>
                <w:gridSpan w:val="2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</w:tcPrChange>
          </w:tcPr>
          <w:p w14:paraId="774444F6" w14:textId="77777777" w:rsidR="00037161" w:rsidRDefault="00037161" w:rsidP="00037161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—</w:t>
            </w:r>
          </w:p>
        </w:tc>
        <w:tc>
          <w:tcPr>
            <w:tcW w:w="57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tcPrChange w:id="329" w:author="Kodjo ATTIPOU" w:date="2026-10-08T02:39:00Z" w16du:dateUtc="2026-10-08T02:39:00Z">
              <w:tcPr>
                <w:tcW w:w="1250" w:type="dxa"/>
                <w:gridSpan w:val="2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</w:tcPrChange>
          </w:tcPr>
          <w:p w14:paraId="774444F7" w14:textId="77777777" w:rsidR="00037161" w:rsidRDefault="00037161" w:rsidP="00037161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—</w:t>
            </w:r>
          </w:p>
        </w:tc>
        <w:tc>
          <w:tcPr>
            <w:tcW w:w="52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tcPrChange w:id="330" w:author="Kodjo ATTIPOU" w:date="2026-10-08T02:39:00Z" w16du:dateUtc="2026-10-08T02:39:00Z">
              <w:tcPr>
                <w:tcW w:w="1150" w:type="dxa"/>
                <w:gridSpan w:val="3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</w:tcPrChange>
          </w:tcPr>
          <w:p w14:paraId="774444F8" w14:textId="77777777" w:rsidR="00037161" w:rsidRDefault="00037161" w:rsidP="00037161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—</w:t>
            </w:r>
          </w:p>
        </w:tc>
        <w:tc>
          <w:tcPr>
            <w:tcW w:w="57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tcPrChange w:id="331" w:author="Kodjo ATTIPOU" w:date="2026-10-08T02:39:00Z" w16du:dateUtc="2026-10-08T02:39:00Z">
              <w:tcPr>
                <w:tcW w:w="1250" w:type="dxa"/>
                <w:gridSpan w:val="2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</w:tcPrChange>
          </w:tcPr>
          <w:p w14:paraId="774444F9" w14:textId="77777777" w:rsidR="00037161" w:rsidRDefault="00037161" w:rsidP="00037161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—</w:t>
            </w:r>
          </w:p>
        </w:tc>
        <w:tc>
          <w:tcPr>
            <w:tcW w:w="55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tcPrChange w:id="332" w:author="Kodjo ATTIPOU" w:date="2026-10-08T02:39:00Z" w16du:dateUtc="2026-10-08T02:39:00Z">
              <w:tcPr>
                <w:tcW w:w="1200" w:type="dxa"/>
                <w:gridSpan w:val="4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</w:tcPr>
            </w:tcPrChange>
          </w:tcPr>
          <w:p w14:paraId="3D1757AD" w14:textId="740FCCDE" w:rsidR="00037161" w:rsidRDefault="00037161" w:rsidP="00AB3889">
            <w:pPr>
              <w:jc w:val="center"/>
              <w:rPr>
                <w:rFonts w:ascii="Palatino Linotype" w:hAnsi="Palatino Linotype" w:cs="Palatino Linotype"/>
                <w:sz w:val="18"/>
                <w:szCs w:val="18"/>
              </w:rPr>
            </w:pPr>
            <w:ins w:id="333" w:author="Kodjo ATTIPOU" w:date="2026-10-08T02:39:00Z" w16du:dateUtc="2026-10-08T02:39:00Z">
              <w:r w:rsidRPr="004C6965">
                <w:rPr>
                  <w:rFonts w:ascii="Palatino Linotype" w:hAnsi="Palatino Linotype" w:cs="Palatino Linotype"/>
                  <w:sz w:val="18"/>
                  <w:szCs w:val="18"/>
                </w:rPr>
                <w:t>—</w:t>
              </w:r>
            </w:ins>
          </w:p>
        </w:tc>
        <w:tc>
          <w:tcPr>
            <w:tcW w:w="54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tcPrChange w:id="334" w:author="Kodjo ATTIPOU" w:date="2026-10-08T02:39:00Z" w16du:dateUtc="2026-10-08T02:39:00Z">
              <w:tcPr>
                <w:tcW w:w="1200" w:type="dxa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</w:tcPrChange>
          </w:tcPr>
          <w:p w14:paraId="774444FA" w14:textId="422FC14C" w:rsidR="00037161" w:rsidRDefault="00037161" w:rsidP="00037161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✔</w:t>
            </w:r>
          </w:p>
        </w:tc>
      </w:tr>
    </w:tbl>
    <w:p w14:paraId="774444FC" w14:textId="77777777" w:rsidR="00445900" w:rsidRDefault="00445900">
      <w:pPr>
        <w:spacing w:after="160" w:line="20" w:lineRule="exact"/>
        <w:rPr>
          <w:rFonts w:ascii="Palatino Linotype" w:hAnsi="Palatino Linotype" w:cs="Palatino Linotype"/>
        </w:rPr>
      </w:pP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06"/>
      </w:tblGrid>
      <w:tr w:rsidR="00445900" w14:paraId="774444FF" w14:textId="77777777">
        <w:tc>
          <w:tcPr>
            <w:tcW w:w="9706" w:type="dxa"/>
            <w:tcBorders>
              <w:top w:val="nil"/>
              <w:left w:val="single" w:sz="24" w:space="0" w:color="8B5A2B"/>
              <w:bottom w:val="nil"/>
              <w:right w:val="nil"/>
            </w:tcBorders>
            <w:shd w:val="clear" w:color="auto" w:fill="FDF0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74444FD" w14:textId="77777777" w:rsidR="00445900" w:rsidRDefault="00000000">
            <w:pPr>
              <w:spacing w:after="60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i/>
                <w:iCs/>
                <w:color w:val="8B5A2B"/>
              </w:rPr>
              <w:t>Principe d’étanchéité</w:t>
            </w:r>
          </w:p>
          <w:p w14:paraId="774444FE" w14:textId="77777777" w:rsidR="00445900" w:rsidRDefault="00000000">
            <w:pPr>
              <w:spacing w:after="40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i/>
                <w:iCs/>
                <w:color w:val="8B5A2B"/>
                <w:sz w:val="20"/>
                <w:szCs w:val="20"/>
              </w:rPr>
              <w:t>Aucun rôle, y compris l’administrateur technique, ne dispose d’une fonction permettant de relier une réponse d’évaluation à un étudiant. Cette garantie est assurée par l’architecture (section 5.4) et non par une simple règle d’accès.</w:t>
            </w:r>
          </w:p>
        </w:tc>
      </w:tr>
    </w:tbl>
    <w:p w14:paraId="77444500" w14:textId="77777777" w:rsidR="00445900" w:rsidRDefault="00445900">
      <w:pPr>
        <w:spacing w:after="160" w:line="20" w:lineRule="exact"/>
        <w:rPr>
          <w:rFonts w:ascii="Palatino Linotype" w:hAnsi="Palatino Linotype" w:cs="Palatino Linotype"/>
        </w:rPr>
      </w:pPr>
    </w:p>
    <w:p w14:paraId="77444501" w14:textId="77777777" w:rsidR="00445900" w:rsidRDefault="00000000">
      <w:pPr>
        <w:pStyle w:val="Titre1"/>
        <w:pageBreakBefore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lastRenderedPageBreak/>
        <w:t>3. Besoins fonctionnels</w:t>
      </w:r>
    </w:p>
    <w:p w14:paraId="77444502" w14:textId="77777777" w:rsidR="00445900" w:rsidRDefault="00000000">
      <w:pPr>
        <w:spacing w:after="12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Les exigences sont numérotées par module et classées par priorité : </w:t>
      </w:r>
      <w:r>
        <w:rPr>
          <w:rFonts w:ascii="Palatino Linotype" w:hAnsi="Palatino Linotype" w:cs="Palatino Linotype"/>
          <w:b/>
          <w:bCs/>
        </w:rPr>
        <w:t>Essentielle</w:t>
      </w:r>
      <w:r>
        <w:rPr>
          <w:rFonts w:ascii="Palatino Linotype" w:hAnsi="Palatino Linotype" w:cs="Palatino Linotype"/>
        </w:rPr>
        <w:t xml:space="preserve"> (indispensable à la mise en service), </w:t>
      </w:r>
      <w:r>
        <w:rPr>
          <w:rFonts w:ascii="Palatino Linotype" w:hAnsi="Palatino Linotype" w:cs="Palatino Linotype"/>
          <w:b/>
          <w:bCs/>
        </w:rPr>
        <w:t>Importante</w:t>
      </w:r>
      <w:r>
        <w:rPr>
          <w:rFonts w:ascii="Palatino Linotype" w:hAnsi="Palatino Linotype" w:cs="Palatino Linotype"/>
        </w:rPr>
        <w:t xml:space="preserve"> (attendue dans la version 1), </w:t>
      </w:r>
      <w:r>
        <w:rPr>
          <w:rFonts w:ascii="Palatino Linotype" w:hAnsi="Palatino Linotype" w:cs="Palatino Linotype"/>
          <w:b/>
          <w:bCs/>
        </w:rPr>
        <w:t>Souhaitable</w:t>
      </w:r>
      <w:r>
        <w:rPr>
          <w:rFonts w:ascii="Palatino Linotype" w:hAnsi="Palatino Linotype" w:cs="Palatino Linotype"/>
        </w:rPr>
        <w:t xml:space="preserve"> (peut être reportée en version 2). Les modules 3 et 4 constituent le cœur du projet.</w:t>
      </w:r>
    </w:p>
    <w:p w14:paraId="77444503" w14:textId="77777777" w:rsidR="00445900" w:rsidRDefault="00000000">
      <w:pPr>
        <w:pStyle w:val="Titre2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3.1 Module AUT — Authentification et comptes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7106"/>
        <w:gridCol w:w="1400"/>
      </w:tblGrid>
      <w:tr w:rsidR="00445900" w14:paraId="77444507" w14:textId="77777777">
        <w:trPr>
          <w:cantSplit/>
          <w:tblHeader/>
        </w:trPr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04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7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05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Exigence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06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Priorité</w:t>
            </w:r>
          </w:p>
        </w:tc>
      </w:tr>
      <w:tr w:rsidR="00445900" w14:paraId="7744450B" w14:textId="77777777">
        <w:trPr>
          <w:cantSplit/>
        </w:trPr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08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AUT-01</w:t>
            </w:r>
          </w:p>
        </w:tc>
        <w:tc>
          <w:tcPr>
            <w:tcW w:w="7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09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Connexion par identifiant (matricule pour les étudiants, adresse e-mail institutionnelle pour le personnel) et mot de passe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0A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Essentielle</w:t>
            </w:r>
          </w:p>
        </w:tc>
      </w:tr>
      <w:tr w:rsidR="00445900" w14:paraId="7744450F" w14:textId="77777777">
        <w:trPr>
          <w:cantSplit/>
        </w:trPr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0C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AUT-02</w:t>
            </w:r>
          </w:p>
        </w:tc>
        <w:tc>
          <w:tcPr>
            <w:tcW w:w="7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0D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Activation du compte à la première connexion (lien envoyé par e-mail ou code remis par la Scolarité) avec choix d’un mot de passe robuste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0E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Essentielle</w:t>
            </w:r>
          </w:p>
        </w:tc>
      </w:tr>
      <w:tr w:rsidR="00445900" w14:paraId="77444513" w14:textId="77777777">
        <w:trPr>
          <w:cantSplit/>
        </w:trPr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10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AUT-03</w:t>
            </w:r>
          </w:p>
        </w:tc>
        <w:tc>
          <w:tcPr>
            <w:tcW w:w="7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11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Réinitialisation du mot de passe par lien à durée limitée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12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Essentielle</w:t>
            </w:r>
          </w:p>
        </w:tc>
      </w:tr>
      <w:tr w:rsidR="00445900" w14:paraId="77444517" w14:textId="77777777">
        <w:trPr>
          <w:cantSplit/>
        </w:trPr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14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AUT-04</w:t>
            </w:r>
          </w:p>
        </w:tc>
        <w:tc>
          <w:tcPr>
            <w:tcW w:w="7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15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Verrouillage temporaire après plusieurs échecs ; expiration de session après 30 minutes d’inactivité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16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Essentielle</w:t>
            </w:r>
          </w:p>
        </w:tc>
      </w:tr>
      <w:tr w:rsidR="00445900" w14:paraId="7744451B" w14:textId="77777777">
        <w:trPr>
          <w:cantSplit/>
        </w:trPr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18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AUT-05</w:t>
            </w:r>
          </w:p>
        </w:tc>
        <w:tc>
          <w:tcPr>
            <w:tcW w:w="7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19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Rôles multiples par utilisateur avec choix du profil actif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1A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Importante</w:t>
            </w:r>
          </w:p>
        </w:tc>
      </w:tr>
      <w:tr w:rsidR="00445900" w14:paraId="7744451F" w14:textId="77777777">
        <w:trPr>
          <w:cantSplit/>
        </w:trPr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1C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AUT-06</w:t>
            </w:r>
          </w:p>
        </w:tc>
        <w:tc>
          <w:tcPr>
            <w:tcW w:w="7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1D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Double authentification (code par e-mail ou application) pour Scolarité, Chef de Département et administrateurs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1E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Importante</w:t>
            </w:r>
          </w:p>
        </w:tc>
      </w:tr>
      <w:tr w:rsidR="00445900" w14:paraId="77444523" w14:textId="77777777">
        <w:trPr>
          <w:cantSplit/>
        </w:trPr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20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AUT-07</w:t>
            </w:r>
          </w:p>
        </w:tc>
        <w:tc>
          <w:tcPr>
            <w:tcW w:w="7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21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Import en masse des comptes depuis un fichier CSV fourni par la Scolarité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22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Essentielle</w:t>
            </w:r>
          </w:p>
        </w:tc>
      </w:tr>
    </w:tbl>
    <w:p w14:paraId="77444524" w14:textId="77777777" w:rsidR="00445900" w:rsidRDefault="00445900">
      <w:pPr>
        <w:spacing w:after="160" w:line="20" w:lineRule="exact"/>
        <w:rPr>
          <w:rFonts w:ascii="Palatino Linotype" w:hAnsi="Palatino Linotype" w:cs="Palatino Linotype"/>
        </w:rPr>
      </w:pPr>
    </w:p>
    <w:p w14:paraId="77444525" w14:textId="77777777" w:rsidR="00445900" w:rsidRDefault="00000000">
      <w:pPr>
        <w:pStyle w:val="Titre2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3.2 Module REF — Référentiels académiques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7106"/>
        <w:gridCol w:w="1400"/>
      </w:tblGrid>
      <w:tr w:rsidR="00445900" w14:paraId="77444529" w14:textId="77777777">
        <w:trPr>
          <w:cantSplit/>
          <w:tblHeader/>
        </w:trPr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26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7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27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Exigence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28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Priorité</w:t>
            </w:r>
          </w:p>
        </w:tc>
      </w:tr>
      <w:tr w:rsidR="00445900" w14:paraId="7744452D" w14:textId="77777777">
        <w:trPr>
          <w:cantSplit/>
        </w:trPr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2A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REF-01</w:t>
            </w:r>
          </w:p>
        </w:tc>
        <w:tc>
          <w:tcPr>
            <w:tcW w:w="7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2B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Gestion des campus, départements, formations/cursus (Cycle Préparatoire, Cycle Ingénieur, Master…), années universitaires et semestres S1 à S10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2C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Essentielle</w:t>
            </w:r>
          </w:p>
        </w:tc>
      </w:tr>
      <w:tr w:rsidR="00445900" w14:paraId="77444531" w14:textId="77777777">
        <w:trPr>
          <w:cantSplit/>
        </w:trPr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2E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REF-02</w:t>
            </w:r>
          </w:p>
        </w:tc>
        <w:tc>
          <w:tcPr>
            <w:tcW w:w="7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2F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Gestion des UE : code, intitulé, crédits, semestre, formation, volumes horaires CM/TD/TP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30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Essentielle</w:t>
            </w:r>
          </w:p>
        </w:tc>
      </w:tr>
      <w:tr w:rsidR="00445900" w14:paraId="77444535" w14:textId="77777777">
        <w:trPr>
          <w:cantSplit/>
        </w:trPr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32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REF-03</w:t>
            </w:r>
          </w:p>
        </w:tc>
        <w:tc>
          <w:tcPr>
            <w:tcW w:w="7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33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Affectation d’un ou plusieurs enseignants par UE et par année universitaire (identification de l’enseignant assurée par la Scolarité, comme dans la grille papier)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34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Essentielle</w:t>
            </w:r>
          </w:p>
        </w:tc>
      </w:tr>
      <w:tr w:rsidR="00445900" w14:paraId="77444539" w14:textId="77777777">
        <w:trPr>
          <w:cantSplit/>
        </w:trPr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36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REF-04</w:t>
            </w:r>
          </w:p>
        </w:tc>
        <w:tc>
          <w:tcPr>
            <w:tcW w:w="7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37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Inscription des étudiants aux UE par import CSV ou saisie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38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Essentielle</w:t>
            </w:r>
          </w:p>
        </w:tc>
      </w:tr>
      <w:tr w:rsidR="00445900" w14:paraId="7744453D" w14:textId="77777777">
        <w:trPr>
          <w:cantSplit/>
        </w:trPr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3A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REF-05</w:t>
            </w:r>
          </w:p>
        </w:tc>
        <w:tc>
          <w:tcPr>
            <w:tcW w:w="7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3B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Désignation du délégué et du suppléant de chaque classe, avec dates de mandat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3C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Essentielle</w:t>
            </w:r>
          </w:p>
        </w:tc>
      </w:tr>
      <w:tr w:rsidR="00445900" w14:paraId="77444541" w14:textId="77777777">
        <w:trPr>
          <w:cantSplit/>
        </w:trPr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3E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REF-06</w:t>
            </w:r>
          </w:p>
        </w:tc>
        <w:tc>
          <w:tcPr>
            <w:tcW w:w="7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3F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Archivage annuel : les données d’une année clôturée deviennent non modifiables mais restent consultables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40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Importante</w:t>
            </w:r>
          </w:p>
        </w:tc>
      </w:tr>
      <w:tr w:rsidR="00445900" w14:paraId="77444545" w14:textId="77777777">
        <w:trPr>
          <w:cantSplit/>
        </w:trPr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42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REF-07</w:t>
            </w:r>
          </w:p>
        </w:tc>
        <w:tc>
          <w:tcPr>
            <w:tcW w:w="7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43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Gestion des enseignants vacataires (comptes externes à durée limitée)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44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Importante</w:t>
            </w:r>
          </w:p>
        </w:tc>
      </w:tr>
    </w:tbl>
    <w:p w14:paraId="77444546" w14:textId="77777777" w:rsidR="00445900" w:rsidRDefault="00445900">
      <w:pPr>
        <w:spacing w:after="160" w:line="20" w:lineRule="exact"/>
        <w:rPr>
          <w:rFonts w:ascii="Palatino Linotype" w:hAnsi="Palatino Linotype" w:cs="Palatino Linotype"/>
        </w:rPr>
      </w:pPr>
    </w:p>
    <w:p w14:paraId="77444547" w14:textId="77777777" w:rsidR="00445900" w:rsidRDefault="00000000">
      <w:pPr>
        <w:pStyle w:val="Titre2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3.3 Module EVA — Évaluation anonyme des enseignements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7106"/>
        <w:gridCol w:w="1400"/>
      </w:tblGrid>
      <w:tr w:rsidR="00445900" w14:paraId="7744454B" w14:textId="77777777">
        <w:trPr>
          <w:cantSplit/>
          <w:tblHeader/>
        </w:trPr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48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7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49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Exigence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4A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Priorité</w:t>
            </w:r>
          </w:p>
        </w:tc>
      </w:tr>
      <w:tr w:rsidR="00445900" w14:paraId="7744454F" w14:textId="77777777">
        <w:trPr>
          <w:cantSplit/>
        </w:trPr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4C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EVA-01</w:t>
            </w:r>
          </w:p>
        </w:tc>
        <w:tc>
          <w:tcPr>
            <w:tcW w:w="7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4D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Ouverture et clôture de campagnes d’évaluation par semestre et par département, avec dates de début et de fin situées avant la période d’examens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4E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Essentielle</w:t>
            </w:r>
          </w:p>
        </w:tc>
      </w:tr>
      <w:tr w:rsidR="00445900" w14:paraId="77444553" w14:textId="77777777">
        <w:trPr>
          <w:cantSplit/>
        </w:trPr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50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EVA-02</w:t>
            </w:r>
          </w:p>
        </w:tc>
        <w:tc>
          <w:tcPr>
            <w:tcW w:w="7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51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Questionnaire conforme à la grille ENP : 5 sections (A à E), 19 critères, échelle de 1 à 5 avec option « Sans avis », deux champs de commentaires libres (points forts, points à améliorer)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52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Essentielle</w:t>
            </w:r>
          </w:p>
        </w:tc>
      </w:tr>
      <w:tr w:rsidR="00445900" w14:paraId="77444557" w14:textId="77777777">
        <w:trPr>
          <w:cantSplit/>
        </w:trPr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54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EVA-03</w:t>
            </w:r>
          </w:p>
        </w:tc>
        <w:tc>
          <w:tcPr>
            <w:tcW w:w="7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55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L’étudiant voit la liste des UE à évaluer (celles de son semestre) et l’état de chacune (à faire / terminée)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56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Essentielle</w:t>
            </w:r>
          </w:p>
        </w:tc>
      </w:tr>
      <w:tr w:rsidR="00445900" w14:paraId="7744455B" w14:textId="77777777">
        <w:trPr>
          <w:cantSplit/>
        </w:trPr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58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lastRenderedPageBreak/>
              <w:t>EVA-04</w:t>
            </w:r>
          </w:p>
        </w:tc>
        <w:tc>
          <w:tcPr>
            <w:tcW w:w="7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59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Une seule participation par étudiant, par UE et par campagne ; l’envoi est définitif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5A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Essentielle</w:t>
            </w:r>
          </w:p>
        </w:tc>
      </w:tr>
      <w:tr w:rsidR="00445900" w14:paraId="7744455F" w14:textId="77777777">
        <w:trPr>
          <w:cantSplit/>
        </w:trPr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5C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EVA-05</w:t>
            </w:r>
          </w:p>
        </w:tc>
        <w:tc>
          <w:tcPr>
            <w:tcW w:w="7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5D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Anonymat garanti par conception : aucun lien technique entre l’identité de l’étudiant et ses réponses (section 5.4)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5E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Essentielle</w:t>
            </w:r>
          </w:p>
        </w:tc>
      </w:tr>
      <w:tr w:rsidR="00445900" w14:paraId="77444563" w14:textId="77777777">
        <w:trPr>
          <w:cantSplit/>
        </w:trPr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60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EVA-06</w:t>
            </w:r>
          </w:p>
        </w:tc>
        <w:tc>
          <w:tcPr>
            <w:tcW w:w="7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61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Aucune information démographique collectée, conformément à la grille (seuls campus, département, cursus, semestre et UE sont connus par contexte)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62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Essentielle</w:t>
            </w:r>
          </w:p>
        </w:tc>
      </w:tr>
      <w:tr w:rsidR="00445900" w14:paraId="77444567" w14:textId="77777777">
        <w:trPr>
          <w:cantSplit/>
        </w:trPr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64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EVA-07</w:t>
            </w:r>
          </w:p>
        </w:tc>
        <w:tc>
          <w:tcPr>
            <w:tcW w:w="7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65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Questionnaire paramétrable et versionné : ajout ou modification de critères sans développement, sans altérer les campagnes passées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66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Importante</w:t>
            </w:r>
          </w:p>
        </w:tc>
      </w:tr>
      <w:tr w:rsidR="00445900" w14:paraId="7744456B" w14:textId="77777777">
        <w:trPr>
          <w:cantSplit/>
        </w:trPr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68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EVA-08</w:t>
            </w:r>
          </w:p>
        </w:tc>
        <w:tc>
          <w:tcPr>
            <w:tcW w:w="7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69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Rappels automatiques envoyés aux étudiants n’ayant pas terminé, sans que l’enseignant puisse savoir qui a répondu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6A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Importante</w:t>
            </w:r>
          </w:p>
        </w:tc>
      </w:tr>
      <w:tr w:rsidR="00445900" w14:paraId="7744456F" w14:textId="77777777">
        <w:trPr>
          <w:cantSplit/>
        </w:trPr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6C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EVA-09</w:t>
            </w:r>
          </w:p>
        </w:tc>
        <w:tc>
          <w:tcPr>
            <w:tcW w:w="7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6D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Suivi agrégé du taux de participation par UE, formation et département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6E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Essentielle</w:t>
            </w:r>
          </w:p>
        </w:tc>
      </w:tr>
      <w:tr w:rsidR="00445900" w14:paraId="77444573" w14:textId="77777777">
        <w:trPr>
          <w:cantSplit/>
        </w:trPr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70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EVA-10</w:t>
            </w:r>
          </w:p>
        </w:tc>
        <w:tc>
          <w:tcPr>
            <w:tcW w:w="7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71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Modération des commentaires libres par la Scolarité (masquage des propos injurieux ou identifiants) avec traçabilité de la décision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72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Importante</w:t>
            </w:r>
          </w:p>
        </w:tc>
      </w:tr>
      <w:tr w:rsidR="00445900" w14:paraId="77444577" w14:textId="77777777">
        <w:trPr>
          <w:cantSplit/>
        </w:trPr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74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EVA-11</w:t>
            </w:r>
          </w:p>
        </w:tc>
        <w:tc>
          <w:tcPr>
            <w:tcW w:w="7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75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Fonctionnement sur connexion lente, avec brouillon conservé sur l’appareil de l’étudiant et reprise après coupure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76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Essentielle</w:t>
            </w:r>
          </w:p>
        </w:tc>
      </w:tr>
      <w:tr w:rsidR="00445900" w14:paraId="7744457B" w14:textId="77777777">
        <w:trPr>
          <w:cantSplit/>
        </w:trPr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78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EVA-12</w:t>
            </w:r>
          </w:p>
        </w:tc>
        <w:tc>
          <w:tcPr>
            <w:tcW w:w="7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79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Avertissement affiché à l’étudiant sur le contenu des commentaires libres (éviter tout élément permettant de l’identifier)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7A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Importante</w:t>
            </w:r>
          </w:p>
        </w:tc>
      </w:tr>
    </w:tbl>
    <w:p w14:paraId="7744457C" w14:textId="77777777" w:rsidR="00445900" w:rsidRDefault="00445900">
      <w:pPr>
        <w:spacing w:after="160" w:line="20" w:lineRule="exact"/>
        <w:rPr>
          <w:rFonts w:ascii="Palatino Linotype" w:hAnsi="Palatino Linotype" w:cs="Palatino Linotype"/>
        </w:rPr>
      </w:pPr>
    </w:p>
    <w:p w14:paraId="7744457D" w14:textId="77777777" w:rsidR="00445900" w:rsidRDefault="00000000">
      <w:pPr>
        <w:pStyle w:val="Titre2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3.4 Module CDT — Cahier de texte numérique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7106"/>
        <w:gridCol w:w="1400"/>
      </w:tblGrid>
      <w:tr w:rsidR="00445900" w14:paraId="77444581" w14:textId="77777777">
        <w:trPr>
          <w:cantSplit/>
          <w:tblHeader/>
        </w:trPr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7E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7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7F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Exigence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80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Priorité</w:t>
            </w:r>
          </w:p>
        </w:tc>
      </w:tr>
      <w:tr w:rsidR="00445900" w14:paraId="77444585" w14:textId="77777777">
        <w:trPr>
          <w:cantSplit/>
        </w:trPr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82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CDT-01</w:t>
            </w:r>
          </w:p>
        </w:tc>
        <w:tc>
          <w:tcPr>
            <w:tcW w:w="7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83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Le délégué (ou son suppléant) crée une entrée par séance : date, heures de début et de fin, UE, enseignant, type de séance (CM, TD, TP) et groupe éventuel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84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Essentielle</w:t>
            </w:r>
          </w:p>
        </w:tc>
      </w:tr>
      <w:tr w:rsidR="00445900" w14:paraId="77444589" w14:textId="77777777">
        <w:trPr>
          <w:cantSplit/>
        </w:trPr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86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CDT-02</w:t>
            </w:r>
          </w:p>
        </w:tc>
        <w:tc>
          <w:tcPr>
            <w:tcW w:w="7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87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Saisie du contenu : intitulé de la séance, contenu traité, travail à faire et références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88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Essentielle</w:t>
            </w:r>
          </w:p>
        </w:tc>
      </w:tr>
      <w:tr w:rsidR="00445900" w14:paraId="7744458D" w14:textId="77777777">
        <w:trPr>
          <w:cantSplit/>
        </w:trPr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8A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CDT-03</w:t>
            </w:r>
          </w:p>
        </w:tc>
        <w:tc>
          <w:tcPr>
            <w:tcW w:w="7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8B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Statut de la séance : tenue, reportée, annulée, enseignant absent (avec motif si connu)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8C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Essentielle</w:t>
            </w:r>
          </w:p>
        </w:tc>
      </w:tr>
      <w:tr w:rsidR="00445900" w14:paraId="77444591" w14:textId="77777777">
        <w:trPr>
          <w:cantSplit/>
        </w:trPr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8E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CDT-04</w:t>
            </w:r>
          </w:p>
        </w:tc>
        <w:tc>
          <w:tcPr>
            <w:tcW w:w="7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8F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Le délégué peut modifier une entrée tant que l’enseignant ne l’a pas visée ; ensuite l’entrée est verrouillée et toute correction est tracée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90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Essentielle</w:t>
            </w:r>
          </w:p>
        </w:tc>
      </w:tr>
      <w:tr w:rsidR="00445900" w14:paraId="77444595" w14:textId="77777777">
        <w:trPr>
          <w:cantSplit/>
        </w:trPr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92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CDT-05</w:t>
            </w:r>
          </w:p>
        </w:tc>
        <w:tc>
          <w:tcPr>
            <w:tcW w:w="7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93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Visa de l’enseignant : valider ou signaler un désaccord commenté, dans un délai paramétrable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94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Essentielle</w:t>
            </w:r>
          </w:p>
        </w:tc>
      </w:tr>
      <w:tr w:rsidR="00445900" w14:paraId="77444599" w14:textId="77777777">
        <w:trPr>
          <w:cantSplit/>
        </w:trPr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96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CDT-06</w:t>
            </w:r>
          </w:p>
        </w:tc>
        <w:tc>
          <w:tcPr>
            <w:tcW w:w="7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97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Calcul automatique du volume horaire effectué par rapport au volume prévu, par UE et par type de séance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98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Essentielle</w:t>
            </w:r>
          </w:p>
        </w:tc>
      </w:tr>
      <w:tr w:rsidR="00445900" w14:paraId="7744459D" w14:textId="77777777">
        <w:trPr>
          <w:cantSplit/>
        </w:trPr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9A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CDT-07</w:t>
            </w:r>
          </w:p>
        </w:tc>
        <w:tc>
          <w:tcPr>
            <w:tcW w:w="7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9B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Consultation par le Chef de Département et la Scolarité : chronologie, filtres, taux de réalisation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9C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Essentielle</w:t>
            </w:r>
          </w:p>
        </w:tc>
      </w:tr>
      <w:tr w:rsidR="00445900" w14:paraId="774445A1" w14:textId="77777777">
        <w:trPr>
          <w:cantSplit/>
        </w:trPr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9E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CDT-08</w:t>
            </w:r>
          </w:p>
        </w:tc>
        <w:tc>
          <w:tcPr>
            <w:tcW w:w="7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9F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Saisie optimisée pour téléphone (formulaire court, listes pré-remplies)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A0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Essentielle</w:t>
            </w:r>
          </w:p>
        </w:tc>
      </w:tr>
      <w:tr w:rsidR="00445900" w14:paraId="774445A5" w14:textId="77777777">
        <w:trPr>
          <w:cantSplit/>
        </w:trPr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A2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CDT-09</w:t>
            </w:r>
          </w:p>
        </w:tc>
        <w:tc>
          <w:tcPr>
            <w:tcW w:w="7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A3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Rappel au délégué lorsqu’une séance attendue n’est pas renseignée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A4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Importante</w:t>
            </w:r>
          </w:p>
        </w:tc>
      </w:tr>
      <w:tr w:rsidR="00445900" w14:paraId="774445A9" w14:textId="77777777">
        <w:trPr>
          <w:cantSplit/>
        </w:trPr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A6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CDT-10</w:t>
            </w:r>
          </w:p>
        </w:tc>
        <w:tc>
          <w:tcPr>
            <w:tcW w:w="7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A7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Export PDF imprimable du cahier de texte d’une UE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A8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Importante</w:t>
            </w:r>
          </w:p>
        </w:tc>
      </w:tr>
      <w:tr w:rsidR="00445900" w14:paraId="774445AD" w14:textId="77777777">
        <w:trPr>
          <w:cantSplit/>
        </w:trPr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AA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CDT-11</w:t>
            </w:r>
          </w:p>
        </w:tc>
        <w:tc>
          <w:tcPr>
            <w:tcW w:w="7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AB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Consultation en lecture seule du cahier de texte par les étudiants de la classe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AC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Souhaitable</w:t>
            </w:r>
          </w:p>
        </w:tc>
      </w:tr>
      <w:tr w:rsidR="00445900" w14:paraId="774445B1" w14:textId="77777777">
        <w:trPr>
          <w:cantSplit/>
        </w:trPr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AE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CDT-12</w:t>
            </w:r>
          </w:p>
        </w:tc>
        <w:tc>
          <w:tcPr>
            <w:tcW w:w="7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AF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Pièces jointes légères (liens, PDF ou images de 5 Mo maximum)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B0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Souhaitable</w:t>
            </w:r>
          </w:p>
        </w:tc>
      </w:tr>
    </w:tbl>
    <w:p w14:paraId="774445B2" w14:textId="77777777" w:rsidR="00445900" w:rsidRDefault="00445900">
      <w:pPr>
        <w:spacing w:after="160" w:line="20" w:lineRule="exact"/>
        <w:rPr>
          <w:rFonts w:ascii="Palatino Linotype" w:hAnsi="Palatino Linotype" w:cs="Palatino Linotype"/>
        </w:rPr>
      </w:pPr>
    </w:p>
    <w:p w14:paraId="774445B3" w14:textId="77777777" w:rsidR="00445900" w:rsidRDefault="00000000">
      <w:pPr>
        <w:pStyle w:val="Titre2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3.5 Module ENS — Espace enseignant (consultation des résultats)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7106"/>
        <w:gridCol w:w="1400"/>
      </w:tblGrid>
      <w:tr w:rsidR="00445900" w14:paraId="774445B7" w14:textId="77777777">
        <w:trPr>
          <w:cantSplit/>
          <w:tblHeader/>
        </w:trPr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B4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7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B5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Exigence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B6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Priorité</w:t>
            </w:r>
          </w:p>
        </w:tc>
      </w:tr>
      <w:tr w:rsidR="00445900" w14:paraId="774445BB" w14:textId="77777777">
        <w:trPr>
          <w:cantSplit/>
        </w:trPr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B8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ENS-01</w:t>
            </w:r>
          </w:p>
        </w:tc>
        <w:tc>
          <w:tcPr>
            <w:tcW w:w="7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B9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Résultats de chacune de ses UE par campagne : moyenne par section (A à D), satisfaction globale (E), moyenne par critère, distribution des réponses, nombre de répondants sur inscrits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BA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Essentielle</w:t>
            </w:r>
          </w:p>
        </w:tc>
      </w:tr>
      <w:tr w:rsidR="00445900" w14:paraId="774445BF" w14:textId="77777777">
        <w:trPr>
          <w:cantSplit/>
        </w:trPr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BC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lastRenderedPageBreak/>
              <w:t>ENS-02</w:t>
            </w:r>
          </w:p>
        </w:tc>
        <w:tc>
          <w:tcPr>
            <w:tcW w:w="7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BD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Lecture des commentaires libres modérés, présentés dans un ordre aléatoire et sans horodatage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BE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Essentielle</w:t>
            </w:r>
          </w:p>
        </w:tc>
      </w:tr>
      <w:tr w:rsidR="00445900" w14:paraId="774445C3" w14:textId="77777777">
        <w:trPr>
          <w:cantSplit/>
        </w:trPr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C0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ENS-03</w:t>
            </w:r>
          </w:p>
        </w:tc>
        <w:tc>
          <w:tcPr>
            <w:tcW w:w="7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C1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Seuil minimal de répondants (5 par défaut) en dessous duquel seule la participation est affichée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C2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Essentielle</w:t>
            </w:r>
          </w:p>
        </w:tc>
      </w:tr>
      <w:tr w:rsidR="00445900" w14:paraId="774445C7" w14:textId="77777777">
        <w:trPr>
          <w:cantSplit/>
        </w:trPr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C4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ENS-04</w:t>
            </w:r>
          </w:p>
        </w:tc>
        <w:tc>
          <w:tcPr>
            <w:tcW w:w="7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C5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Évolution des résultats d’une même UE entre semestres et années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C6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Importante</w:t>
            </w:r>
          </w:p>
        </w:tc>
      </w:tr>
      <w:tr w:rsidR="00445900" w14:paraId="774445CB" w14:textId="77777777">
        <w:trPr>
          <w:cantSplit/>
        </w:trPr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C8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ENS-05</w:t>
            </w:r>
          </w:p>
        </w:tc>
        <w:tc>
          <w:tcPr>
            <w:tcW w:w="7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C9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Positionnement par rapport à la moyenne du département (données agrégées, sans nom de collègue)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CA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Souhaitable</w:t>
            </w:r>
          </w:p>
        </w:tc>
      </w:tr>
      <w:tr w:rsidR="00445900" w14:paraId="774445CF" w14:textId="77777777">
        <w:trPr>
          <w:cantSplit/>
        </w:trPr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CC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ENS-06</w:t>
            </w:r>
          </w:p>
        </w:tc>
        <w:tc>
          <w:tcPr>
            <w:tcW w:w="7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CD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Export PDF de sa fiche de résultats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CE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Importante</w:t>
            </w:r>
          </w:p>
        </w:tc>
      </w:tr>
      <w:tr w:rsidR="00445900" w14:paraId="774445D3" w14:textId="77777777">
        <w:trPr>
          <w:cantSplit/>
        </w:trPr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D0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ENS-07</w:t>
            </w:r>
          </w:p>
        </w:tc>
        <w:tc>
          <w:tcPr>
            <w:tcW w:w="7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D1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Consultation de son cahier de texte et traitement des visas en attente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D2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Essentielle</w:t>
            </w:r>
          </w:p>
        </w:tc>
      </w:tr>
      <w:tr w:rsidR="00445900" w14:paraId="774445D7" w14:textId="77777777">
        <w:trPr>
          <w:cantSplit/>
        </w:trPr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D4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ENS-08</w:t>
            </w:r>
          </w:p>
        </w:tc>
        <w:tc>
          <w:tcPr>
            <w:tcW w:w="7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D5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Mention permanente rappelant l’article 77 : résultats à visée d’amélioration pédagogique, non exclusifs d’une appréciation individuelle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D6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Essentielle</w:t>
            </w:r>
          </w:p>
        </w:tc>
      </w:tr>
      <w:tr w:rsidR="00445900" w14:paraId="774445DB" w14:textId="77777777">
        <w:trPr>
          <w:cantSplit/>
        </w:trPr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D8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ENS-09</w:t>
            </w:r>
          </w:p>
        </w:tc>
        <w:tc>
          <w:tcPr>
            <w:tcW w:w="7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D9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Zone de réponse de l’enseignant (analyse et actions envisagées), visible du Chef de Département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DA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Souhaitable</w:t>
            </w:r>
          </w:p>
        </w:tc>
      </w:tr>
    </w:tbl>
    <w:p w14:paraId="774445DC" w14:textId="77777777" w:rsidR="00445900" w:rsidRDefault="00445900">
      <w:pPr>
        <w:spacing w:after="160" w:line="20" w:lineRule="exact"/>
        <w:rPr>
          <w:rFonts w:ascii="Palatino Linotype" w:hAnsi="Palatino Linotype" w:cs="Palatino Linotype"/>
        </w:rPr>
      </w:pPr>
    </w:p>
    <w:p w14:paraId="774445DD" w14:textId="08F77140" w:rsidR="00445900" w:rsidRDefault="00000000">
      <w:pPr>
        <w:pStyle w:val="Titre2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3.6 Module PIL — Pilotage (Chef de Département</w:t>
      </w:r>
      <w:ins w:id="335" w:author="Kodjo ATTIPOU" w:date="2026-10-08T02:41:00Z" w16du:dateUtc="2026-10-08T02:41:00Z">
        <w:r w:rsidR="0037402D">
          <w:rPr>
            <w:rFonts w:ascii="Palatino Linotype" w:hAnsi="Palatino Linotype" w:cs="Palatino Linotype"/>
          </w:rPr>
          <w:t>,</w:t>
        </w:r>
      </w:ins>
      <w:del w:id="336" w:author="Kodjo ATTIPOU" w:date="2026-10-08T02:41:00Z" w16du:dateUtc="2026-10-08T02:41:00Z">
        <w:r w:rsidDel="0037402D">
          <w:rPr>
            <w:rFonts w:ascii="Palatino Linotype" w:hAnsi="Palatino Linotype" w:cs="Palatino Linotype"/>
          </w:rPr>
          <w:delText xml:space="preserve"> et</w:delText>
        </w:r>
      </w:del>
      <w:r>
        <w:rPr>
          <w:rFonts w:ascii="Palatino Linotype" w:hAnsi="Palatino Linotype" w:cs="Palatino Linotype"/>
        </w:rPr>
        <w:t xml:space="preserve"> Scolarité</w:t>
      </w:r>
      <w:ins w:id="337" w:author="Kodjo ATTIPOU" w:date="2026-10-08T02:41:00Z" w16du:dateUtc="2026-10-08T02:41:00Z">
        <w:r w:rsidR="0037402D">
          <w:rPr>
            <w:rFonts w:ascii="Palatino Linotype" w:hAnsi="Palatino Linotype" w:cs="Palatino Linotype"/>
          </w:rPr>
          <w:t xml:space="preserve"> </w:t>
        </w:r>
      </w:ins>
      <w:ins w:id="338" w:author="Kodjo ATTIPOU" w:date="2026-10-08T02:42:00Z" w16du:dateUtc="2026-10-08T02:42:00Z">
        <w:r w:rsidR="0037402D">
          <w:rPr>
            <w:rFonts w:ascii="Palatino Linotype" w:hAnsi="Palatino Linotype" w:cs="Palatino Linotype"/>
          </w:rPr>
          <w:t>et Dir. Études</w:t>
        </w:r>
      </w:ins>
      <w:r>
        <w:rPr>
          <w:rFonts w:ascii="Palatino Linotype" w:hAnsi="Palatino Linotype" w:cs="Palatino Linotype"/>
        </w:rPr>
        <w:t>)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7106"/>
        <w:gridCol w:w="1400"/>
      </w:tblGrid>
      <w:tr w:rsidR="00445900" w14:paraId="774445E1" w14:textId="77777777">
        <w:trPr>
          <w:cantSplit/>
          <w:tblHeader/>
        </w:trPr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DE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7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DF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Exigence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E0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Priorité</w:t>
            </w:r>
          </w:p>
        </w:tc>
      </w:tr>
      <w:tr w:rsidR="00445900" w14:paraId="774445E5" w14:textId="77777777">
        <w:trPr>
          <w:cantSplit/>
        </w:trPr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E2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PIL-01</w:t>
            </w:r>
          </w:p>
        </w:tc>
        <w:tc>
          <w:tcPr>
            <w:tcW w:w="7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E3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Tableau de bord de campagne : taux de participation par UE, formation et département, mis à jour en continu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E4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Essentielle</w:t>
            </w:r>
          </w:p>
        </w:tc>
      </w:tr>
      <w:tr w:rsidR="00445900" w14:paraId="774445E9" w14:textId="77777777">
        <w:trPr>
          <w:cantSplit/>
        </w:trPr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E6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PIL-02</w:t>
            </w:r>
          </w:p>
        </w:tc>
        <w:tc>
          <w:tcPr>
            <w:tcW w:w="7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E7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Génération automatique de la grille de synthèse par semestre (code UE, intitulé, enseignant, nombre de réponses, moyennes A à D, satisfaction E) au format de la grille ENP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E8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Essentielle</w:t>
            </w:r>
          </w:p>
        </w:tc>
      </w:tr>
      <w:tr w:rsidR="00445900" w14:paraId="774445ED" w14:textId="77777777">
        <w:trPr>
          <w:cantSplit/>
        </w:trPr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EA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PIL-03</w:t>
            </w:r>
          </w:p>
        </w:tc>
        <w:tc>
          <w:tcPr>
            <w:tcW w:w="7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EB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Mise en évidence de l’UE aux meilleures appréciations et des UE nécessitant une attention particulière (seuils paramétrables)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EC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Importante</w:t>
            </w:r>
          </w:p>
        </w:tc>
      </w:tr>
      <w:tr w:rsidR="00445900" w14:paraId="774445F1" w14:textId="77777777">
        <w:trPr>
          <w:cantSplit/>
        </w:trPr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EE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PIL-04</w:t>
            </w:r>
          </w:p>
        </w:tc>
        <w:tc>
          <w:tcPr>
            <w:tcW w:w="7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EF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Saisie des actions correctives et suites données, puis validation par le Chef de Département (établi par, date, visa)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F0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Essentielle</w:t>
            </w:r>
          </w:p>
        </w:tc>
      </w:tr>
      <w:tr w:rsidR="00445900" w14:paraId="774445F5" w14:textId="77777777">
        <w:trPr>
          <w:cantSplit/>
        </w:trPr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F2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PIL-05</w:t>
            </w:r>
          </w:p>
        </w:tc>
        <w:tc>
          <w:tcPr>
            <w:tcW w:w="7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F3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Publication de la restitution aux étudiants : principaux résultats agrégés et suites données (article 77)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F4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Essentielle</w:t>
            </w:r>
          </w:p>
        </w:tc>
      </w:tr>
      <w:tr w:rsidR="00445900" w14:paraId="774445F9" w14:textId="77777777">
        <w:trPr>
          <w:cantSplit/>
        </w:trPr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F6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PIL-06</w:t>
            </w:r>
          </w:p>
        </w:tc>
        <w:tc>
          <w:tcPr>
            <w:tcW w:w="7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F7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Exports PDF, Excel et Word de la synthèse, pour présentation au conseil de perfectionnement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F8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Essentielle</w:t>
            </w:r>
          </w:p>
        </w:tc>
      </w:tr>
      <w:tr w:rsidR="00445900" w14:paraId="774445FD" w14:textId="77777777">
        <w:trPr>
          <w:cantSplit/>
        </w:trPr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FA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PIL-07</w:t>
            </w:r>
          </w:p>
        </w:tc>
        <w:tc>
          <w:tcPr>
            <w:tcW w:w="7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FB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Comparaisons entre semestres, années et départements (Scolarité)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FC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Importante</w:t>
            </w:r>
          </w:p>
        </w:tc>
      </w:tr>
      <w:tr w:rsidR="00445900" w14:paraId="77444601" w14:textId="77777777">
        <w:trPr>
          <w:cantSplit/>
        </w:trPr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FE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PIL-08</w:t>
            </w:r>
          </w:p>
        </w:tc>
        <w:tc>
          <w:tcPr>
            <w:tcW w:w="7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5FF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Suivi des taux de réalisation des volumes horaires issus du cahier de texte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00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Essentielle</w:t>
            </w:r>
          </w:p>
        </w:tc>
      </w:tr>
    </w:tbl>
    <w:p w14:paraId="77444602" w14:textId="77777777" w:rsidR="00445900" w:rsidRDefault="00445900">
      <w:pPr>
        <w:spacing w:after="160" w:line="20" w:lineRule="exact"/>
        <w:rPr>
          <w:rFonts w:ascii="Palatino Linotype" w:hAnsi="Palatino Linotype" w:cs="Palatino Linotype"/>
        </w:rPr>
      </w:pPr>
    </w:p>
    <w:p w14:paraId="77444603" w14:textId="77777777" w:rsidR="00445900" w:rsidRDefault="00000000">
      <w:pPr>
        <w:pStyle w:val="Titre2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3.7 Module NOT — Notifications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7106"/>
        <w:gridCol w:w="1400"/>
      </w:tblGrid>
      <w:tr w:rsidR="00445900" w14:paraId="77444607" w14:textId="77777777">
        <w:trPr>
          <w:cantSplit/>
          <w:tblHeader/>
        </w:trPr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04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7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05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Exigence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06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Priorité</w:t>
            </w:r>
          </w:p>
        </w:tc>
      </w:tr>
      <w:tr w:rsidR="00445900" w14:paraId="7744460B" w14:textId="77777777">
        <w:trPr>
          <w:cantSplit/>
        </w:trPr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08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NOT-01</w:t>
            </w:r>
          </w:p>
        </w:tc>
        <w:tc>
          <w:tcPr>
            <w:tcW w:w="7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09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E-mails : ouverture et clôture de campagne, rappels, séance à viser, résultats disponibles, restitution publiée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0A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Essentielle</w:t>
            </w:r>
          </w:p>
        </w:tc>
      </w:tr>
      <w:tr w:rsidR="00445900" w14:paraId="7744460F" w14:textId="77777777">
        <w:trPr>
          <w:cantSplit/>
        </w:trPr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0C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NOT-02</w:t>
            </w:r>
          </w:p>
        </w:tc>
        <w:tc>
          <w:tcPr>
            <w:tcW w:w="7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0D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Notifications dans l’application (cloche) avec marquage lu / non lu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0E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Importante</w:t>
            </w:r>
          </w:p>
        </w:tc>
      </w:tr>
      <w:tr w:rsidR="00445900" w14:paraId="77444613" w14:textId="77777777">
        <w:trPr>
          <w:cantSplit/>
        </w:trPr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10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NOT-03</w:t>
            </w:r>
          </w:p>
        </w:tc>
        <w:tc>
          <w:tcPr>
            <w:tcW w:w="7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11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Canal SMS ou messagerie instantanée en option, sous réserve d’un prestataire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12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Souhaitable</w:t>
            </w:r>
          </w:p>
        </w:tc>
      </w:tr>
      <w:tr w:rsidR="00445900" w14:paraId="77444617" w14:textId="77777777">
        <w:trPr>
          <w:cantSplit/>
        </w:trPr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14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NOT-04</w:t>
            </w:r>
          </w:p>
        </w:tc>
        <w:tc>
          <w:tcPr>
            <w:tcW w:w="7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15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Préférences de notification par utilisateur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16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Souhaitable</w:t>
            </w:r>
          </w:p>
        </w:tc>
      </w:tr>
    </w:tbl>
    <w:p w14:paraId="77444618" w14:textId="77777777" w:rsidR="00445900" w:rsidRDefault="00445900">
      <w:pPr>
        <w:spacing w:after="160" w:line="20" w:lineRule="exact"/>
        <w:rPr>
          <w:rFonts w:ascii="Palatino Linotype" w:hAnsi="Palatino Linotype" w:cs="Palatino Linotype"/>
        </w:rPr>
      </w:pPr>
    </w:p>
    <w:p w14:paraId="77444619" w14:textId="77777777" w:rsidR="00445900" w:rsidRDefault="00000000">
      <w:pPr>
        <w:pStyle w:val="Titre2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lastRenderedPageBreak/>
        <w:t>3.8 Module ADM — Administration et audit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7106"/>
        <w:gridCol w:w="1400"/>
      </w:tblGrid>
      <w:tr w:rsidR="00445900" w14:paraId="7744461D" w14:textId="77777777">
        <w:trPr>
          <w:cantSplit/>
          <w:tblHeader/>
        </w:trPr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1A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7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1B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Exigence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1C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Priorité</w:t>
            </w:r>
          </w:p>
        </w:tc>
      </w:tr>
      <w:tr w:rsidR="00445900" w14:paraId="77444621" w14:textId="77777777">
        <w:trPr>
          <w:cantSplit/>
        </w:trPr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1E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ADM-01</w:t>
            </w:r>
          </w:p>
        </w:tc>
        <w:tc>
          <w:tcPr>
            <w:tcW w:w="7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1F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Gestion des utilisateurs, rôles et mandats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20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Essentielle</w:t>
            </w:r>
          </w:p>
        </w:tc>
      </w:tr>
      <w:tr w:rsidR="00445900" w14:paraId="77444625" w14:textId="77777777">
        <w:trPr>
          <w:cantSplit/>
        </w:trPr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22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ADM-02</w:t>
            </w:r>
          </w:p>
        </w:tc>
        <w:tc>
          <w:tcPr>
            <w:tcW w:w="7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23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Journal d’audit : connexions, consultations de résultats, exports, modifications du cahier de texte, paramétrage. Les dépôts de réponses d’évaluation ne sont jamais journalisés avec une identité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24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Essentielle</w:t>
            </w:r>
          </w:p>
        </w:tc>
      </w:tr>
      <w:tr w:rsidR="00445900" w14:paraId="77444629" w14:textId="77777777">
        <w:trPr>
          <w:cantSplit/>
        </w:trPr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26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ADM-03</w:t>
            </w:r>
          </w:p>
        </w:tc>
        <w:tc>
          <w:tcPr>
            <w:tcW w:w="7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27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Paramétrage : seuil d’anonymat, durée de validité du jeton, délai de visa, périodes de campagne, durées de conservation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28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Importante</w:t>
            </w:r>
          </w:p>
        </w:tc>
      </w:tr>
      <w:tr w:rsidR="00445900" w14:paraId="7744462D" w14:textId="77777777">
        <w:trPr>
          <w:cantSplit/>
        </w:trPr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2A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ADM-04</w:t>
            </w:r>
          </w:p>
        </w:tc>
        <w:tc>
          <w:tcPr>
            <w:tcW w:w="7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2B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Sauvegardes automatiques et procédure de restauration testée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2C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Essentielle</w:t>
            </w:r>
          </w:p>
        </w:tc>
      </w:tr>
      <w:tr w:rsidR="00445900" w14:paraId="77444631" w14:textId="77777777">
        <w:trPr>
          <w:cantSplit/>
        </w:trPr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2E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ADM-05</w:t>
            </w:r>
          </w:p>
        </w:tc>
        <w:tc>
          <w:tcPr>
            <w:tcW w:w="7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2F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Statistiques d’usage (connexions, temps de réponse, erreurs)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30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Souhaitable</w:t>
            </w:r>
          </w:p>
        </w:tc>
      </w:tr>
      <w:tr w:rsidR="00445900" w14:paraId="77444635" w14:textId="77777777">
        <w:trPr>
          <w:cantSplit/>
        </w:trPr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32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ADM-06</w:t>
            </w:r>
          </w:p>
        </w:tc>
        <w:tc>
          <w:tcPr>
            <w:tcW w:w="7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33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Mode maintenance avec message d’information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34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Souhaitable</w:t>
            </w:r>
          </w:p>
        </w:tc>
      </w:tr>
    </w:tbl>
    <w:p w14:paraId="77444636" w14:textId="77777777" w:rsidR="00445900" w:rsidRDefault="00445900">
      <w:pPr>
        <w:spacing w:after="160" w:line="20" w:lineRule="exact"/>
        <w:rPr>
          <w:rFonts w:ascii="Palatino Linotype" w:hAnsi="Palatino Linotype" w:cs="Palatino Linotype"/>
        </w:rPr>
      </w:pPr>
    </w:p>
    <w:p w14:paraId="77444637" w14:textId="77777777" w:rsidR="00445900" w:rsidRDefault="00000000">
      <w:pPr>
        <w:pStyle w:val="Titre1"/>
        <w:pageBreakBefore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lastRenderedPageBreak/>
        <w:t>4. Règles de gestion</w:t>
      </w:r>
    </w:p>
    <w:p w14:paraId="77444638" w14:textId="77777777" w:rsidR="00445900" w:rsidRDefault="00000000">
      <w:pPr>
        <w:spacing w:after="12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Les règles ci-dessous s’appliquent à l’ensemble de la plateforme. Les valeurs chiffrées sont des valeurs par défaut paramétrables (module ADM-03).</w:t>
      </w:r>
    </w:p>
    <w:p w14:paraId="77444639" w14:textId="77777777" w:rsidR="00445900" w:rsidRDefault="00000000">
      <w:pPr>
        <w:pStyle w:val="Titre2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4.1 Évaluation et anonymat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8606"/>
      </w:tblGrid>
      <w:tr w:rsidR="00445900" w14:paraId="7744463C" w14:textId="77777777">
        <w:trPr>
          <w:cantSplit/>
          <w:tblHeader/>
        </w:trPr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3A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86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3B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Règle</w:t>
            </w:r>
          </w:p>
        </w:tc>
      </w:tr>
      <w:tr w:rsidR="00445900" w14:paraId="7744463F" w14:textId="77777777">
        <w:trPr>
          <w:cantSplit/>
        </w:trPr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3D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RG-01</w:t>
            </w:r>
          </w:p>
        </w:tc>
        <w:tc>
          <w:tcPr>
            <w:tcW w:w="86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3E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Un étudiant ne peut évaluer que les UE auxquelles il est inscrit pour le semestre de la campagne en cours</w:t>
            </w:r>
          </w:p>
        </w:tc>
      </w:tr>
      <w:tr w:rsidR="00445900" w14:paraId="77444642" w14:textId="77777777">
        <w:trPr>
          <w:cantSplit/>
        </w:trPr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40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RG-02</w:t>
            </w:r>
          </w:p>
        </w:tc>
        <w:tc>
          <w:tcPr>
            <w:tcW w:w="86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41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Une seule participation par couple (étudiant, UE) et par campagne. L’envoi est définitif : aucune modification ni suppression ultérieure, car elle exigerait de relier la réponse à l’étudiant</w:t>
            </w:r>
          </w:p>
        </w:tc>
      </w:tr>
      <w:tr w:rsidR="00445900" w14:paraId="77444645" w14:textId="77777777">
        <w:trPr>
          <w:cantSplit/>
        </w:trPr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43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RG-03</w:t>
            </w:r>
          </w:p>
        </w:tc>
        <w:tc>
          <w:tcPr>
            <w:tcW w:w="86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44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Une campagne est ouverte uniquement pendant ses dates ; elle est close avant la période d’examens. Sa réouverture exige une décision de la Scolarité, tracée</w:t>
            </w:r>
          </w:p>
        </w:tc>
      </w:tr>
      <w:tr w:rsidR="00445900" w14:paraId="77444648" w14:textId="77777777">
        <w:trPr>
          <w:cantSplit/>
        </w:trPr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46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RG-04</w:t>
            </w:r>
          </w:p>
        </w:tc>
        <w:tc>
          <w:tcPr>
            <w:tcW w:w="86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47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Les réponses « Sans avis » sont exclues de tous les calculs de moyenne</w:t>
            </w:r>
          </w:p>
        </w:tc>
      </w:tr>
      <w:tr w:rsidR="00445900" w14:paraId="7744464B" w14:textId="77777777">
        <w:trPr>
          <w:cantSplit/>
        </w:trPr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49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RG-05</w:t>
            </w:r>
          </w:p>
        </w:tc>
        <w:tc>
          <w:tcPr>
            <w:tcW w:w="86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4A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La moyenne d’une section (A à D) est la moyenne arithmétique de toutes les notes (1 à 5) données par l’ensemble des répondants aux critères de la section. La satisfaction globale (E) est la moyenne des deux critères de la section E</w:t>
            </w:r>
          </w:p>
        </w:tc>
      </w:tr>
      <w:tr w:rsidR="00445900" w14:paraId="7744464E" w14:textId="77777777">
        <w:trPr>
          <w:cantSplit/>
        </w:trPr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4C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RG-06</w:t>
            </w:r>
          </w:p>
        </w:tc>
        <w:tc>
          <w:tcPr>
            <w:tcW w:w="86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4D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Les résultats détaillés d’une UE ne sont affichés qu’à partir de 5 répondants. En dessous, seul le nombre de réponses est visible, afin d’éviter l’identification par déduction</w:t>
            </w:r>
          </w:p>
        </w:tc>
      </w:tr>
      <w:tr w:rsidR="00445900" w14:paraId="77444651" w14:textId="77777777">
        <w:trPr>
          <w:cantSplit/>
        </w:trPr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4F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RG-07</w:t>
            </w:r>
          </w:p>
        </w:tc>
        <w:tc>
          <w:tcPr>
            <w:tcW w:w="86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50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Les résultats ne sont communiqués qu’après la clôture de la campagne (jamais en temps réel)</w:t>
            </w:r>
          </w:p>
        </w:tc>
      </w:tr>
      <w:tr w:rsidR="00445900" w14:paraId="77444654" w14:textId="77777777">
        <w:trPr>
          <w:cantSplit/>
        </w:trPr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52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RG-08</w:t>
            </w:r>
          </w:p>
        </w:tc>
        <w:tc>
          <w:tcPr>
            <w:tcW w:w="86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53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Les résultats d’une UE sont communiqués uniquement à l’enseignant concerné, au Chef de Département de la formation et à la Scolarité (consolidation), conformément à l’article 77</w:t>
            </w:r>
          </w:p>
        </w:tc>
      </w:tr>
      <w:tr w:rsidR="00445900" w14:paraId="77444657" w14:textId="77777777">
        <w:trPr>
          <w:cantSplit/>
        </w:trPr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55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RG-09</w:t>
            </w:r>
          </w:p>
        </w:tc>
        <w:tc>
          <w:tcPr>
            <w:tcW w:w="86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56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Aucune donnée démographique des répondants n’est collectée ni croisée avec les résultats</w:t>
            </w:r>
          </w:p>
        </w:tc>
      </w:tr>
      <w:tr w:rsidR="00445900" w14:paraId="7744465A" w14:textId="77777777">
        <w:trPr>
          <w:cantSplit/>
        </w:trPr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58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RG-10</w:t>
            </w:r>
          </w:p>
        </w:tc>
        <w:tc>
          <w:tcPr>
            <w:tcW w:w="86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59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Les commentaires libres sont modérés avant transmission à l’enseignant. Un commentaire masqué reste signalé comme tel dans la synthèse, sans reprise de son contenu</w:t>
            </w:r>
          </w:p>
        </w:tc>
      </w:tr>
      <w:tr w:rsidR="00445900" w14:paraId="7744465D" w14:textId="77777777">
        <w:trPr>
          <w:cantSplit/>
        </w:trPr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5B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RG-11</w:t>
            </w:r>
          </w:p>
        </w:tc>
        <w:tc>
          <w:tcPr>
            <w:tcW w:w="86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5C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Toute vue de résultats affiche la mention : « Résultats à visée d’amélioration pédagogique ; ils ne peuvent constituer, à eux seuls, un élément d’appréciation individuelle »</w:t>
            </w:r>
          </w:p>
        </w:tc>
      </w:tr>
    </w:tbl>
    <w:p w14:paraId="7744465E" w14:textId="77777777" w:rsidR="00445900" w:rsidRDefault="00445900">
      <w:pPr>
        <w:spacing w:after="160" w:line="20" w:lineRule="exact"/>
        <w:rPr>
          <w:rFonts w:ascii="Palatino Linotype" w:hAnsi="Palatino Linotype" w:cs="Palatino Linotype"/>
        </w:rPr>
      </w:pPr>
    </w:p>
    <w:p w14:paraId="7744465F" w14:textId="77777777" w:rsidR="00445900" w:rsidRDefault="00000000">
      <w:pPr>
        <w:pStyle w:val="Titre2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4.2 Cahier de texte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8606"/>
      </w:tblGrid>
      <w:tr w:rsidR="00445900" w14:paraId="77444662" w14:textId="77777777">
        <w:trPr>
          <w:cantSplit/>
          <w:tblHeader/>
        </w:trPr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60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86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61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Règle</w:t>
            </w:r>
          </w:p>
        </w:tc>
      </w:tr>
      <w:tr w:rsidR="00445900" w14:paraId="77444665" w14:textId="77777777">
        <w:trPr>
          <w:cantSplit/>
        </w:trPr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63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RG-20</w:t>
            </w:r>
          </w:p>
        </w:tc>
        <w:tc>
          <w:tcPr>
            <w:tcW w:w="86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64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Seuls le délégué et le suppléant de la classe concernée peuvent créer ou modifier les entrées de son cahier de texte, pendant la durée de leur mandat</w:t>
            </w:r>
          </w:p>
        </w:tc>
      </w:tr>
      <w:tr w:rsidR="00445900" w14:paraId="77444668" w14:textId="77777777">
        <w:trPr>
          <w:cantSplit/>
        </w:trPr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66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RG-21</w:t>
            </w:r>
          </w:p>
        </w:tc>
        <w:tc>
          <w:tcPr>
            <w:tcW w:w="86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67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Une entrée correspond à une séance unique ; deux entrées ne peuvent pas se chevaucher pour une même UE et un même groupe</w:t>
            </w:r>
          </w:p>
        </w:tc>
      </w:tr>
      <w:tr w:rsidR="00445900" w14:paraId="7744466B" w14:textId="77777777">
        <w:trPr>
          <w:cantSplit/>
        </w:trPr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69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RG-22</w:t>
            </w:r>
          </w:p>
        </w:tc>
        <w:tc>
          <w:tcPr>
            <w:tcW w:w="86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6A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La date d’une séance ne peut pas être postérieure à la date du jour. La fin de séance doit être postérieure au début</w:t>
            </w:r>
          </w:p>
        </w:tc>
      </w:tr>
      <w:tr w:rsidR="00445900" w14:paraId="7744466E" w14:textId="77777777">
        <w:trPr>
          <w:cantSplit/>
        </w:trPr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6C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RG-23</w:t>
            </w:r>
          </w:p>
        </w:tc>
        <w:tc>
          <w:tcPr>
            <w:tcW w:w="86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6D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Après le visa de l’enseignant, l’entrée est verrouillée. Toute correction crée une nouvelle version, l’historique complet étant conservé</w:t>
            </w:r>
          </w:p>
        </w:tc>
      </w:tr>
      <w:tr w:rsidR="00445900" w14:paraId="77444671" w14:textId="77777777">
        <w:trPr>
          <w:cantSplit/>
        </w:trPr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6F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RG-24</w:t>
            </w:r>
          </w:p>
        </w:tc>
        <w:tc>
          <w:tcPr>
            <w:tcW w:w="86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70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En cas de désaccord de l’enseignant, l’entrée passe au statut « contestée » et le Chef de Département est informé. Les deux versions restent visibles pour arbitrage</w:t>
            </w:r>
          </w:p>
        </w:tc>
      </w:tr>
      <w:tr w:rsidR="00445900" w14:paraId="77444674" w14:textId="77777777">
        <w:trPr>
          <w:cantSplit/>
        </w:trPr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72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RG-25</w:t>
            </w:r>
          </w:p>
        </w:tc>
        <w:tc>
          <w:tcPr>
            <w:tcW w:w="86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73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Le délai de visa est de 7 jours (paramétrable). Passé ce délai, l’entrée est signalée « non visée » et relancée ; elle n’est pas validée tacitement sauf décision de l’ENP (point 11)</w:t>
            </w:r>
          </w:p>
        </w:tc>
      </w:tr>
      <w:tr w:rsidR="00445900" w14:paraId="77444677" w14:textId="77777777">
        <w:trPr>
          <w:cantSplit/>
        </w:trPr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75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RG-26</w:t>
            </w:r>
          </w:p>
        </w:tc>
        <w:tc>
          <w:tcPr>
            <w:tcW w:w="86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76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Le volume horaire effectué est la somme des durées des séances au statut « tenue » ; les séances reportées ou annulées n’y sont pas comptées</w:t>
            </w:r>
          </w:p>
        </w:tc>
      </w:tr>
    </w:tbl>
    <w:p w14:paraId="77444678" w14:textId="77777777" w:rsidR="00445900" w:rsidRDefault="00445900">
      <w:pPr>
        <w:spacing w:after="160" w:line="20" w:lineRule="exact"/>
        <w:rPr>
          <w:rFonts w:ascii="Palatino Linotype" w:hAnsi="Palatino Linotype" w:cs="Palatino Linotype"/>
        </w:rPr>
      </w:pPr>
    </w:p>
    <w:p w14:paraId="77444679" w14:textId="77777777" w:rsidR="00445900" w:rsidRDefault="00000000">
      <w:pPr>
        <w:pStyle w:val="Titre2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lastRenderedPageBreak/>
        <w:t>4.3 Conservation et protection des données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8606"/>
      </w:tblGrid>
      <w:tr w:rsidR="00445900" w14:paraId="7744467C" w14:textId="77777777">
        <w:trPr>
          <w:cantSplit/>
          <w:tblHeader/>
        </w:trPr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7A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86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7B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Règle</w:t>
            </w:r>
          </w:p>
        </w:tc>
      </w:tr>
      <w:tr w:rsidR="00445900" w14:paraId="7744467F" w14:textId="77777777">
        <w:trPr>
          <w:cantSplit/>
        </w:trPr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7D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RG-30</w:t>
            </w:r>
          </w:p>
        </w:tc>
        <w:tc>
          <w:tcPr>
            <w:tcW w:w="86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7E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Les réponses individuelles d’évaluation sont conservées 5 ans (proposition), puis seuls les agrégats par UE sont gardés</w:t>
            </w:r>
          </w:p>
        </w:tc>
      </w:tr>
      <w:tr w:rsidR="00445900" w14:paraId="77444682" w14:textId="77777777">
        <w:trPr>
          <w:cantSplit/>
        </w:trPr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80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RG-31</w:t>
            </w:r>
          </w:p>
        </w:tc>
        <w:tc>
          <w:tcPr>
            <w:tcW w:w="86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81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Les cahiers de texte sont conservés pendant la durée de la formation puis archivés selon la politique de l’ENP</w:t>
            </w:r>
          </w:p>
        </w:tc>
      </w:tr>
      <w:tr w:rsidR="00445900" w14:paraId="77444685" w14:textId="77777777">
        <w:trPr>
          <w:cantSplit/>
        </w:trPr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83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RG-32</w:t>
            </w:r>
          </w:p>
        </w:tc>
        <w:tc>
          <w:tcPr>
            <w:tcW w:w="86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84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Les journaux d’audit sont conservés 12 mois</w:t>
            </w:r>
          </w:p>
        </w:tc>
      </w:tr>
      <w:tr w:rsidR="00445900" w14:paraId="77444688" w14:textId="77777777">
        <w:trPr>
          <w:cantSplit/>
        </w:trPr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86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RG-33</w:t>
            </w:r>
          </w:p>
        </w:tc>
        <w:tc>
          <w:tcPr>
            <w:tcW w:w="86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87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Les comptes des étudiants diplômés ou sortis sont désactivés ; les données les concernant sont anonymisées ou supprimées selon la politique de l’ENP et la réglementation en vigueur</w:t>
            </w:r>
          </w:p>
        </w:tc>
      </w:tr>
      <w:tr w:rsidR="00445900" w14:paraId="7744468B" w14:textId="77777777">
        <w:trPr>
          <w:cantSplit/>
        </w:trPr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89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RG-34</w:t>
            </w:r>
          </w:p>
        </w:tc>
        <w:tc>
          <w:tcPr>
            <w:tcW w:w="86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8A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Les traitements de données à caractère personnel respectent la réglementation togolaise sur la protection des données (loi n° 2019-014 du 29 octobre 2019, à confirmer par le conseil juridique de l’ENP) : finalité déterminée, minimisation, sécurité, information des personnes</w:t>
            </w:r>
          </w:p>
        </w:tc>
      </w:tr>
    </w:tbl>
    <w:p w14:paraId="7744468C" w14:textId="77777777" w:rsidR="00445900" w:rsidRDefault="00445900">
      <w:pPr>
        <w:spacing w:after="160" w:line="20" w:lineRule="exact"/>
        <w:rPr>
          <w:rFonts w:ascii="Palatino Linotype" w:hAnsi="Palatino Linotype" w:cs="Palatino Linotype"/>
        </w:rPr>
      </w:pPr>
    </w:p>
    <w:p w14:paraId="7744468D" w14:textId="77777777" w:rsidR="00445900" w:rsidRDefault="00000000">
      <w:pPr>
        <w:pStyle w:val="Titre1"/>
        <w:pageBreakBefore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lastRenderedPageBreak/>
        <w:t>5. Architecture technique</w:t>
      </w:r>
    </w:p>
    <w:p w14:paraId="7744468E" w14:textId="77777777" w:rsidR="00445900" w:rsidRDefault="00000000">
      <w:pPr>
        <w:pStyle w:val="Titre2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5.1 Principes directeurs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906"/>
      </w:tblGrid>
      <w:tr w:rsidR="00445900" w14:paraId="77444691" w14:textId="77777777">
        <w:trPr>
          <w:cantSplit/>
          <w:tblHeader/>
        </w:trPr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8F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Principe</w:t>
            </w:r>
          </w:p>
        </w:tc>
        <w:tc>
          <w:tcPr>
            <w:tcW w:w="6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90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Traduction concrète</w:t>
            </w:r>
          </w:p>
        </w:tc>
      </w:tr>
      <w:tr w:rsidR="00445900" w14:paraId="77444694" w14:textId="77777777">
        <w:trPr>
          <w:cantSplit/>
        </w:trPr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92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Anonymat par conception</w:t>
            </w:r>
          </w:p>
        </w:tc>
        <w:tc>
          <w:tcPr>
            <w:tcW w:w="6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93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Séparation physique et logique entre « qui a voté » et « ce qui a été voté », sans clé commune</w:t>
            </w:r>
          </w:p>
        </w:tc>
      </w:tr>
      <w:tr w:rsidR="00445900" w14:paraId="77444697" w14:textId="77777777">
        <w:trPr>
          <w:cantSplit/>
        </w:trPr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95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Simplicité d’exploitation</w:t>
            </w:r>
          </w:p>
        </w:tc>
        <w:tc>
          <w:tcPr>
            <w:tcW w:w="6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96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Monolithe modulaire : un seul service applicatif, une base de données, déploiement par conteneurs</w:t>
            </w:r>
          </w:p>
        </w:tc>
      </w:tr>
      <w:tr w:rsidR="00445900" w14:paraId="7744469A" w14:textId="77777777">
        <w:trPr>
          <w:cantSplit/>
        </w:trPr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98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Web responsive, mobile d’abord</w:t>
            </w:r>
          </w:p>
        </w:tc>
        <w:tc>
          <w:tcPr>
            <w:tcW w:w="6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99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Les étudiants et délégués utilisent surtout leur téléphone ; application installable (PWA)</w:t>
            </w:r>
          </w:p>
        </w:tc>
      </w:tr>
      <w:tr w:rsidR="00445900" w14:paraId="7744469D" w14:textId="77777777">
        <w:trPr>
          <w:cantSplit/>
        </w:trPr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9B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Sobriété réseau</w:t>
            </w:r>
          </w:p>
        </w:tc>
        <w:tc>
          <w:tcPr>
            <w:tcW w:w="6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9C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Pages légères, mise en cache, compression, brouillons locaux et reprise après coupure</w:t>
            </w:r>
          </w:p>
        </w:tc>
      </w:tr>
      <w:tr w:rsidR="00445900" w14:paraId="774446A0" w14:textId="77777777">
        <w:trPr>
          <w:cantSplit/>
        </w:trPr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9E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Sécurité par défaut</w:t>
            </w:r>
          </w:p>
        </w:tc>
        <w:tc>
          <w:tcPr>
            <w:tcW w:w="6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9F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HTTPS partout, moindre privilège, aucun port de base de données exposé, audit</w:t>
            </w:r>
          </w:p>
        </w:tc>
      </w:tr>
      <w:tr w:rsidR="00445900" w14:paraId="774446A3" w14:textId="77777777">
        <w:trPr>
          <w:cantSplit/>
        </w:trPr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A1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Technologies ouvertes</w:t>
            </w:r>
          </w:p>
        </w:tc>
        <w:tc>
          <w:tcPr>
            <w:tcW w:w="6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A2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Logiciels libres, sans licence, avec large communauté et compétences faciles à recruter</w:t>
            </w:r>
          </w:p>
        </w:tc>
      </w:tr>
      <w:tr w:rsidR="00445900" w14:paraId="774446A6" w14:textId="77777777">
        <w:trPr>
          <w:cantSplit/>
        </w:trPr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A4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Évolutivité</w:t>
            </w:r>
          </w:p>
        </w:tc>
        <w:tc>
          <w:tcPr>
            <w:tcW w:w="6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A5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Modules découplés ; extraction possible en services indépendants si le besoin apparaît</w:t>
            </w:r>
          </w:p>
        </w:tc>
      </w:tr>
    </w:tbl>
    <w:p w14:paraId="774446A7" w14:textId="77777777" w:rsidR="00445900" w:rsidRDefault="00445900">
      <w:pPr>
        <w:spacing w:after="160" w:line="20" w:lineRule="exact"/>
        <w:rPr>
          <w:rFonts w:ascii="Palatino Linotype" w:hAnsi="Palatino Linotype" w:cs="Palatino Linotype"/>
        </w:rPr>
      </w:pPr>
    </w:p>
    <w:p w14:paraId="774446A8" w14:textId="77777777" w:rsidR="00445900" w:rsidRDefault="00000000">
      <w:pPr>
        <w:spacing w:after="12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Un </w:t>
      </w:r>
      <w:r>
        <w:rPr>
          <w:rFonts w:ascii="Palatino Linotype" w:hAnsi="Palatino Linotype" w:cs="Palatino Linotype"/>
          <w:b/>
          <w:bCs/>
        </w:rPr>
        <w:t>monolithe modulaire</w:t>
      </w:r>
      <w:r>
        <w:rPr>
          <w:rFonts w:ascii="Palatino Linotype" w:hAnsi="Palatino Linotype" w:cs="Palatino Linotype"/>
        </w:rPr>
        <w:t xml:space="preserve"> est préféré aux microservices : l’échelle du projet (quelques milliers d’utilisateurs, charge concentrée sur quelques semaines par semestre) ne justifie pas la complexité d’une architecture distribuée, tout en gardant un code strictement découpé en modules.</w:t>
      </w:r>
    </w:p>
    <w:p w14:paraId="774446A9" w14:textId="77777777" w:rsidR="00445900" w:rsidRDefault="00000000">
      <w:pPr>
        <w:pStyle w:val="Titre2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lastRenderedPageBreak/>
        <w:t>5.2 Vue d’ensemble</w:t>
      </w:r>
    </w:p>
    <w:p w14:paraId="774446AA" w14:textId="77777777" w:rsidR="00445900" w:rsidRDefault="00000000">
      <w:pPr>
        <w:keepNext/>
        <w:spacing w:before="120" w:after="80"/>
        <w:jc w:val="center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  <w:noProof/>
        </w:rPr>
        <w:drawing>
          <wp:inline distT="0" distB="0" distL="0" distR="0" wp14:anchorId="77444C0D" wp14:editId="77444C0E">
            <wp:extent cx="4477385" cy="4924425"/>
            <wp:effectExtent l="0" t="0" r="5715" b="3175"/>
            <wp:docPr id="1" name="Figure 1 — Architecture logique de la plateforme" descr="Schéma des couches : utilisateurs, reverse proxy, frontend React, backend NestJS, données et services externes" title="Figure 1 — Architecture logique de la platefor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e 1 — Architecture logique de la plateforme" descr="Schéma des couches : utilisateurs, reverse proxy, frontend React, backend NestJS, données et services externes" title="Figure 1 — Architecture logique de la plateforme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7385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446AB" w14:textId="77777777" w:rsidR="00445900" w:rsidRDefault="00000000">
      <w:pPr>
        <w:spacing w:after="200"/>
        <w:jc w:val="center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  <w:i/>
          <w:iCs/>
          <w:color w:val="595959"/>
          <w:sz w:val="18"/>
          <w:szCs w:val="18"/>
        </w:rPr>
        <w:t>Figure 1 — Architecture logique de la plateforme</w:t>
      </w:r>
    </w:p>
    <w:p w14:paraId="774446AC" w14:textId="77777777" w:rsidR="00445900" w:rsidRDefault="00000000">
      <w:pPr>
        <w:pStyle w:val="Titre3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Description des couches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5306"/>
        <w:gridCol w:w="2600"/>
      </w:tblGrid>
      <w:tr w:rsidR="00445900" w14:paraId="774446B0" w14:textId="77777777">
        <w:trPr>
          <w:cantSplit/>
          <w:tblHeader/>
        </w:trPr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AD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Couche</w:t>
            </w:r>
          </w:p>
        </w:tc>
        <w:tc>
          <w:tcPr>
            <w:tcW w:w="53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AE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Rôle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AF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Technologies</w:t>
            </w:r>
          </w:p>
        </w:tc>
      </w:tr>
      <w:tr w:rsidR="00445900" w14:paraId="774446B4" w14:textId="77777777">
        <w:trPr>
          <w:cantSplit/>
        </w:trPr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B1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Utilisateurs</w:t>
            </w:r>
          </w:p>
        </w:tc>
        <w:tc>
          <w:tcPr>
            <w:tcW w:w="53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B2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Accès depuis navigateur (PC, tablette, mobile) ; installation possible comme application (PWA)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B3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Navigateurs récents</w:t>
            </w:r>
          </w:p>
        </w:tc>
      </w:tr>
      <w:tr w:rsidR="00445900" w14:paraId="774446B8" w14:textId="77777777">
        <w:trPr>
          <w:cantSplit/>
        </w:trPr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B5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Reverse proxy</w:t>
            </w:r>
          </w:p>
        </w:tc>
        <w:tc>
          <w:tcPr>
            <w:tcW w:w="53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B6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Point d’entrée unique : HTTPS, redirection, limitation de débit, compression, service des fichiers statiques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B7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Nginx, certificat TLS</w:t>
            </w:r>
          </w:p>
        </w:tc>
      </w:tr>
      <w:tr w:rsidR="00445900" w14:paraId="774446BC" w14:textId="77777777">
        <w:trPr>
          <w:cantSplit/>
        </w:trPr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B9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Frontend</w:t>
            </w:r>
          </w:p>
        </w:tc>
        <w:tc>
          <w:tcPr>
            <w:tcW w:w="53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BA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Cinq espaces (étudiant, délégué, enseignant, Chef de Département, administration) en application monopage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BB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React, TypeScript, Vite</w:t>
            </w:r>
          </w:p>
        </w:tc>
      </w:tr>
      <w:tr w:rsidR="00445900" w14:paraId="774446C0" w14:textId="77777777">
        <w:trPr>
          <w:cantSplit/>
        </w:trPr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BD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Backend</w:t>
            </w:r>
          </w:p>
        </w:tc>
        <w:tc>
          <w:tcPr>
            <w:tcW w:w="53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BE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API REST regroupant les modules AUT, REF, EVA, CDT, résultats, notifications et audit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BF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Node.js, NestJS</w:t>
            </w:r>
          </w:p>
        </w:tc>
      </w:tr>
      <w:tr w:rsidR="00445900" w14:paraId="774446C4" w14:textId="77777777">
        <w:trPr>
          <w:cantSplit/>
        </w:trPr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C1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Données</w:t>
            </w:r>
          </w:p>
        </w:tc>
        <w:tc>
          <w:tcPr>
            <w:tcW w:w="53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C2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Base relationnelle à schémas séparés dont l’urne anonyme ; Redis pour sessions, anti-rejeu et limites ; fichiers d’export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C3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PostgreSQL, Redis</w:t>
            </w:r>
          </w:p>
        </w:tc>
      </w:tr>
      <w:tr w:rsidR="00445900" w14:paraId="774446C8" w14:textId="77777777">
        <w:trPr>
          <w:cantSplit/>
        </w:trPr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C5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Services externes</w:t>
            </w:r>
          </w:p>
        </w:tc>
        <w:tc>
          <w:tcPr>
            <w:tcW w:w="53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C6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Envoi d’e-mails, import depuis le système de scolarité, sauvegardes, supervision, intégration continue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C7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SMTP, CSV, GitHub Actions</w:t>
            </w:r>
          </w:p>
        </w:tc>
      </w:tr>
    </w:tbl>
    <w:p w14:paraId="774446C9" w14:textId="77777777" w:rsidR="00445900" w:rsidRDefault="00445900">
      <w:pPr>
        <w:spacing w:after="160" w:line="20" w:lineRule="exact"/>
        <w:rPr>
          <w:rFonts w:ascii="Palatino Linotype" w:hAnsi="Palatino Linotype" w:cs="Palatino Linotype"/>
        </w:rPr>
      </w:pPr>
    </w:p>
    <w:p w14:paraId="774446CA" w14:textId="77777777" w:rsidR="00445900" w:rsidRDefault="00000000">
      <w:pPr>
        <w:pStyle w:val="Titre2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lastRenderedPageBreak/>
        <w:t>5.3 Stack technique recommandée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0"/>
        <w:gridCol w:w="2776"/>
        <w:gridCol w:w="3274"/>
        <w:gridCol w:w="2086"/>
      </w:tblGrid>
      <w:tr w:rsidR="00445900" w14:paraId="774446CF" w14:textId="77777777">
        <w:trPr>
          <w:cantSplit/>
          <w:tblHeader/>
        </w:trPr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CB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Composant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CC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Choix recommandé</w:t>
            </w:r>
          </w:p>
        </w:tc>
        <w:tc>
          <w:tcPr>
            <w:tcW w:w="33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CD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Justification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CE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Alternative</w:t>
            </w:r>
          </w:p>
        </w:tc>
      </w:tr>
      <w:tr w:rsidR="00445900" w14:paraId="774446D4" w14:textId="77777777">
        <w:trPr>
          <w:cantSplit/>
        </w:trPr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D0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Frontend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D1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React 18 + TypeScript + Vite</w:t>
            </w:r>
          </w:p>
        </w:tc>
        <w:tc>
          <w:tcPr>
            <w:tcW w:w="33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D2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Écosystème étendu, typage fort, build rapide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D3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Vue 3, Next.js</w:t>
            </w:r>
          </w:p>
        </w:tc>
      </w:tr>
      <w:tr w:rsidR="00445900" w14:paraId="774446D9" w14:textId="77777777">
        <w:trPr>
          <w:cantSplit/>
        </w:trPr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D5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Interface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D6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Tailwind CSS + composants accessibles (Radix UI) + Recharts</w:t>
            </w:r>
          </w:p>
        </w:tc>
        <w:tc>
          <w:tcPr>
            <w:tcW w:w="33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D7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Cohérence visuelle, accessibilité, graphiques pour les résultats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D8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Material UI</w:t>
            </w:r>
          </w:p>
        </w:tc>
      </w:tr>
      <w:tr w:rsidR="00445900" w14:paraId="774446DE" w14:textId="77777777">
        <w:trPr>
          <w:cantSplit/>
        </w:trPr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DA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PWA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DB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Service worker, manifeste, cache hors ligne partiel</w:t>
            </w:r>
          </w:p>
        </w:tc>
        <w:tc>
          <w:tcPr>
            <w:tcW w:w="33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DC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Installation sur téléphone, brouillons locaux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DD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—</w:t>
            </w:r>
          </w:p>
        </w:tc>
      </w:tr>
      <w:tr w:rsidR="00445900" w14:paraId="774446E3" w14:textId="77777777">
        <w:trPr>
          <w:cantSplit/>
        </w:trPr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DF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Backend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E0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Node.js 20 LTS + NestJS</w:t>
            </w:r>
          </w:p>
        </w:tc>
        <w:tc>
          <w:tcPr>
            <w:tcW w:w="33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E1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Architecture modulaire native, un seul langage avec le frontend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E2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Django REST, Laravel, Spring Boot</w:t>
            </w:r>
          </w:p>
        </w:tc>
      </w:tr>
      <w:tr w:rsidR="00445900" w14:paraId="774446E8" w14:textId="77777777">
        <w:trPr>
          <w:cantSplit/>
        </w:trPr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E4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API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E5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REST/JSON, documentation OpenAPI (Swagger)</w:t>
            </w:r>
          </w:p>
        </w:tc>
        <w:tc>
          <w:tcPr>
            <w:tcW w:w="33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E6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Simple, universel, testable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E7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GraphQL</w:t>
            </w:r>
          </w:p>
        </w:tc>
      </w:tr>
      <w:tr w:rsidR="00445900" w14:paraId="774446ED" w14:textId="77777777">
        <w:trPr>
          <w:cantSplit/>
        </w:trPr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E9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Base de données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EA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PostgreSQL 16</w:t>
            </w:r>
          </w:p>
        </w:tc>
        <w:tc>
          <w:tcPr>
            <w:tcW w:w="33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EB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Robustesse, transactions, schémas et rôles séparés, vues matérialisées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EC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MySQL / MariaDB</w:t>
            </w:r>
          </w:p>
        </w:tc>
      </w:tr>
      <w:tr w:rsidR="00445900" w14:paraId="774446F2" w14:textId="77777777">
        <w:trPr>
          <w:cantSplit/>
        </w:trPr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EE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Accès aux données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EF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Prisma (ou TypeORM) + migrations versionnées</w:t>
            </w:r>
          </w:p>
        </w:tc>
        <w:tc>
          <w:tcPr>
            <w:tcW w:w="33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F0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Typage, migrations reproductibles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F1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SQLAlchemy, Eloquent</w:t>
            </w:r>
          </w:p>
        </w:tc>
      </w:tr>
      <w:tr w:rsidR="00445900" w14:paraId="774446F7" w14:textId="77777777">
        <w:trPr>
          <w:cantSplit/>
        </w:trPr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F3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Cache et sessions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F4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Redis</w:t>
            </w:r>
          </w:p>
        </w:tc>
        <w:tc>
          <w:tcPr>
            <w:tcW w:w="33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F5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Sessions courtes, anti-rejeu des jetons, limitation de débit, files de tâches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F6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Mémoire applicative (instance unique)</w:t>
            </w:r>
          </w:p>
        </w:tc>
      </w:tr>
      <w:tr w:rsidR="00445900" w14:paraId="774446FC" w14:textId="77777777">
        <w:trPr>
          <w:cantSplit/>
        </w:trPr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F8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Authentification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F9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Jeton d’accès court (15 min) + jeton de rafraîchissement en cookie HttpOnly ; mots de passe hachés en argon2id</w:t>
            </w:r>
          </w:p>
        </w:tc>
        <w:tc>
          <w:tcPr>
            <w:tcW w:w="33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FA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Sécurité, compatible web et mobile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FB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Sessions serveur, Keycloak</w:t>
            </w:r>
          </w:p>
        </w:tc>
      </w:tr>
      <w:tr w:rsidR="00445900" w14:paraId="77444701" w14:textId="77777777">
        <w:trPr>
          <w:cantSplit/>
        </w:trPr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FD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Exports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FE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PDF (Puppeteer ou pdfmake), Excel (ExcelJS), Word (docx)</w:t>
            </w:r>
          </w:p>
        </w:tc>
        <w:tc>
          <w:tcPr>
            <w:tcW w:w="33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6FF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Grille de synthèse aux formats attendus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00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—</w:t>
            </w:r>
          </w:p>
        </w:tc>
      </w:tr>
      <w:tr w:rsidR="00445900" w14:paraId="77444706" w14:textId="77777777">
        <w:trPr>
          <w:cantSplit/>
        </w:trPr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02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E-mail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03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SMTP via prestataire transactionnel ou serveur de l’ENP</w:t>
            </w:r>
          </w:p>
        </w:tc>
        <w:tc>
          <w:tcPr>
            <w:tcW w:w="33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04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Délivrabilité, suivi des envois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05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Mailgun, Brevo, Postfix</w:t>
            </w:r>
          </w:p>
        </w:tc>
      </w:tr>
      <w:tr w:rsidR="00445900" w14:paraId="7744470B" w14:textId="77777777">
        <w:trPr>
          <w:cantSplit/>
        </w:trPr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07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Proxy et TLS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08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Nginx + Let’s Encrypt (ou certificat de l’ENP)</w:t>
            </w:r>
          </w:p>
        </w:tc>
        <w:tc>
          <w:tcPr>
            <w:tcW w:w="33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09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Standard, léger, renouvellement automatique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0A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Caddy, Traefik</w:t>
            </w:r>
          </w:p>
        </w:tc>
      </w:tr>
      <w:tr w:rsidR="00445900" w14:paraId="77444710" w14:textId="77777777">
        <w:trPr>
          <w:cantSplit/>
        </w:trPr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0C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Conteneurs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0D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Docker + Docker Compose</w:t>
            </w:r>
          </w:p>
        </w:tc>
        <w:tc>
          <w:tcPr>
            <w:tcW w:w="33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0E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Environnements identiques, déploiement reproductible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0F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Kubernetes (non nécessaire)</w:t>
            </w:r>
          </w:p>
        </w:tc>
      </w:tr>
      <w:tr w:rsidR="00445900" w14:paraId="77444715" w14:textId="77777777">
        <w:trPr>
          <w:cantSplit/>
        </w:trPr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11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CI/CD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12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GitHub Actions ou GitLab CI</w:t>
            </w:r>
          </w:p>
        </w:tc>
        <w:tc>
          <w:tcPr>
            <w:tcW w:w="33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13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Tests et déploiement automatiques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14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Jenkins</w:t>
            </w:r>
          </w:p>
        </w:tc>
      </w:tr>
      <w:tr w:rsidR="00445900" w14:paraId="7744471A" w14:textId="77777777">
        <w:trPr>
          <w:cantSplit/>
        </w:trPr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16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Qualité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17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Jest/Vitest, Playwright, ESLint, Prettier</w:t>
            </w:r>
          </w:p>
        </w:tc>
        <w:tc>
          <w:tcPr>
            <w:tcW w:w="33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18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Tests unitaires, API et bout en bout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19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Cypress</w:t>
            </w:r>
          </w:p>
        </w:tc>
      </w:tr>
      <w:tr w:rsidR="00445900" w14:paraId="7744471F" w14:textId="77777777">
        <w:trPr>
          <w:cantSplit/>
        </w:trPr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1B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Supervision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1C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Uptime Kuma, Sentry, Prometheus + Grafana (option)</w:t>
            </w:r>
          </w:p>
        </w:tc>
        <w:tc>
          <w:tcPr>
            <w:tcW w:w="33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1D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Disponibilité, erreurs, métriques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1E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Datadog</w:t>
            </w:r>
          </w:p>
        </w:tc>
      </w:tr>
    </w:tbl>
    <w:p w14:paraId="77444720" w14:textId="77777777" w:rsidR="00445900" w:rsidRDefault="00445900">
      <w:pPr>
        <w:spacing w:after="160" w:line="20" w:lineRule="exact"/>
        <w:rPr>
          <w:rFonts w:ascii="Palatino Linotype" w:hAnsi="Palatino Linotype" w:cs="Palatino Linotype"/>
        </w:rPr>
      </w:pPr>
    </w:p>
    <w:p w14:paraId="77444721" w14:textId="77777777" w:rsidR="00445900" w:rsidRDefault="00000000">
      <w:pPr>
        <w:pStyle w:val="Titre2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5.4 Architecture de l’anonymat</w:t>
      </w:r>
    </w:p>
    <w:p w14:paraId="77444722" w14:textId="77777777" w:rsidR="00445900" w:rsidRDefault="00000000">
      <w:pPr>
        <w:spacing w:after="12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C’est la pièce maîtresse du projet. Pour qu’un étudiant ose noter honnêtement, l’anonymat doit être </w:t>
      </w:r>
      <w:r>
        <w:rPr>
          <w:rFonts w:ascii="Palatino Linotype" w:hAnsi="Palatino Linotype" w:cs="Palatino Linotype"/>
          <w:b/>
          <w:bCs/>
        </w:rPr>
        <w:t>démontrable</w:t>
      </w:r>
      <w:r>
        <w:rPr>
          <w:rFonts w:ascii="Palatino Linotype" w:hAnsi="Palatino Linotype" w:cs="Palatino Linotype"/>
        </w:rPr>
        <w:t xml:space="preserve"> et pas seulement promis. Il faut pourtant à la fois (a) savoir que l’étudiant est bien inscrit à l’UE, et (b) empêcher qu’il vote plusieurs fois. Ces deux contrôles exigent de connaître son identité ; la solution consiste à les réaliser </w:t>
      </w:r>
      <w:r>
        <w:rPr>
          <w:rFonts w:ascii="Palatino Linotype" w:hAnsi="Palatino Linotype" w:cs="Palatino Linotype"/>
          <w:b/>
          <w:bCs/>
        </w:rPr>
        <w:t>avant</w:t>
      </w:r>
      <w:r>
        <w:rPr>
          <w:rFonts w:ascii="Palatino Linotype" w:hAnsi="Palatino Linotype" w:cs="Palatino Linotype"/>
        </w:rPr>
        <w:t xml:space="preserve"> le dépôt de la réponse, puis à couper tout lien.</w:t>
      </w:r>
    </w:p>
    <w:p w14:paraId="77444723" w14:textId="77777777" w:rsidR="00445900" w:rsidRDefault="00000000">
      <w:pPr>
        <w:keepNext/>
        <w:spacing w:before="120" w:after="80"/>
        <w:jc w:val="center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  <w:noProof/>
        </w:rPr>
        <w:lastRenderedPageBreak/>
        <w:drawing>
          <wp:inline distT="0" distB="0" distL="0" distR="0" wp14:anchorId="77444C0F" wp14:editId="77444C10">
            <wp:extent cx="5143500" cy="3867150"/>
            <wp:effectExtent l="0" t="0" r="0" b="0"/>
            <wp:docPr id="2" name="Figure 2 — Circuit de dépôt d’une évaluation (séparation identité / réponses)" descr="Schéma du circuit : authentification, vérification, émission d’un jeton sans identité, dépôt dans une urne séparée" title="Figure 2 — Circuit de dépôt d’une évaluation (séparation identité / réponse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e 2 — Circuit de dépôt d’une évaluation (séparation identité / réponses)" descr="Schéma du circuit : authentification, vérification, émission d’un jeton sans identité, dépôt dans une urne séparée" title="Figure 2 — Circuit de dépôt d’une évaluation (séparation identité / réponses)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44724" w14:textId="77777777" w:rsidR="00445900" w:rsidRDefault="00000000">
      <w:pPr>
        <w:spacing w:after="200"/>
        <w:jc w:val="center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  <w:i/>
          <w:iCs/>
          <w:color w:val="595959"/>
          <w:sz w:val="18"/>
          <w:szCs w:val="18"/>
        </w:rPr>
        <w:t>Figure 2 — Circuit de dépôt d’une évaluation (séparation identité / réponses)</w:t>
      </w:r>
    </w:p>
    <w:p w14:paraId="77444725" w14:textId="77777777" w:rsidR="00445900" w:rsidRDefault="00000000">
      <w:pPr>
        <w:pStyle w:val="Titre3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Déroulement</w:t>
      </w:r>
    </w:p>
    <w:p w14:paraId="77444726" w14:textId="77777777" w:rsidR="00445900" w:rsidRDefault="00000000">
      <w:pPr>
        <w:pStyle w:val="Paragraphedeliste"/>
        <w:numPr>
          <w:ilvl w:val="0"/>
          <w:numId w:val="2"/>
        </w:numPr>
        <w:spacing w:after="6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  <w:b/>
          <w:bCs/>
        </w:rPr>
        <w:t>Connexion</w:t>
      </w:r>
      <w:r>
        <w:rPr>
          <w:rFonts w:ascii="Palatino Linotype" w:hAnsi="Palatino Linotype" w:cs="Palatino Linotype"/>
        </w:rPr>
        <w:t xml:space="preserve"> : l’étudiant s’authentifie avec son matricule et son mot de passe.</w:t>
      </w:r>
    </w:p>
    <w:p w14:paraId="77444727" w14:textId="77777777" w:rsidR="00445900" w:rsidRDefault="00000000">
      <w:pPr>
        <w:pStyle w:val="Paragraphedeliste"/>
        <w:numPr>
          <w:ilvl w:val="0"/>
          <w:numId w:val="2"/>
        </w:numPr>
        <w:spacing w:after="6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  <w:b/>
          <w:bCs/>
        </w:rPr>
        <w:t>Vérification d’éligibilité</w:t>
      </w:r>
      <w:r>
        <w:rPr>
          <w:rFonts w:ascii="Palatino Linotype" w:hAnsi="Palatino Linotype" w:cs="Palatino Linotype"/>
        </w:rPr>
        <w:t xml:space="preserve"> : le serveur contrôle l’inscription à l’UE, l’ouverture de la campagne et l’absence de participation antérieure.</w:t>
      </w:r>
    </w:p>
    <w:p w14:paraId="77444728" w14:textId="77777777" w:rsidR="00445900" w:rsidRDefault="00000000">
      <w:pPr>
        <w:pStyle w:val="Paragraphedeliste"/>
        <w:numPr>
          <w:ilvl w:val="0"/>
          <w:numId w:val="2"/>
        </w:numPr>
        <w:spacing w:after="6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  <w:b/>
          <w:bCs/>
        </w:rPr>
        <w:t>Émission du jeton</w:t>
      </w:r>
      <w:r>
        <w:rPr>
          <w:rFonts w:ascii="Palatino Linotype" w:hAnsi="Palatino Linotype" w:cs="Palatino Linotype"/>
        </w:rPr>
        <w:t xml:space="preserve"> : le serveur écrit une ligne dans le </w:t>
      </w:r>
      <w:r>
        <w:rPr>
          <w:rFonts w:ascii="Palatino Linotype" w:hAnsi="Palatino Linotype" w:cs="Palatino Linotype"/>
          <w:b/>
          <w:bCs/>
        </w:rPr>
        <w:t>registre de participation</w:t>
      </w:r>
      <w:r>
        <w:rPr>
          <w:rFonts w:ascii="Palatino Linotype" w:hAnsi="Palatino Linotype" w:cs="Palatino Linotype"/>
        </w:rPr>
        <w:t xml:space="preserve"> (étudiant, UE, campagne, date sans heure), protégée par une contrainte d’unicité qui garantit un seul vote. Il remet à l’étudiant un jeton signé, valable 60 minutes, qui contient uniquement l’UE, la campagne et une valeur aléatoire, </w:t>
      </w:r>
      <w:r>
        <w:rPr>
          <w:rFonts w:ascii="Palatino Linotype" w:hAnsi="Palatino Linotype" w:cs="Palatino Linotype"/>
          <w:b/>
          <w:bCs/>
        </w:rPr>
        <w:t>jamais l’identité</w:t>
      </w:r>
      <w:r>
        <w:rPr>
          <w:rFonts w:ascii="Palatino Linotype" w:hAnsi="Palatino Linotype" w:cs="Palatino Linotype"/>
        </w:rPr>
        <w:t>.</w:t>
      </w:r>
    </w:p>
    <w:p w14:paraId="77444729" w14:textId="77777777" w:rsidR="00445900" w:rsidRDefault="00000000">
      <w:pPr>
        <w:pStyle w:val="Paragraphedeliste"/>
        <w:numPr>
          <w:ilvl w:val="0"/>
          <w:numId w:val="2"/>
        </w:numPr>
        <w:spacing w:after="6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  <w:b/>
          <w:bCs/>
        </w:rPr>
        <w:t>Dépôt</w:t>
      </w:r>
      <w:r>
        <w:rPr>
          <w:rFonts w:ascii="Palatino Linotype" w:hAnsi="Palatino Linotype" w:cs="Palatino Linotype"/>
        </w:rPr>
        <w:t xml:space="preserve"> : l’étudiant envoie ses réponses avec le jeton. Le serveur vérifie la signature, consomme le jeton (anti-rejeu) et écrit dans l’</w:t>
      </w:r>
      <w:r>
        <w:rPr>
          <w:rFonts w:ascii="Palatino Linotype" w:hAnsi="Palatino Linotype" w:cs="Palatino Linotype"/>
          <w:b/>
          <w:bCs/>
        </w:rPr>
        <w:t>urne</w:t>
      </w:r>
      <w:r>
        <w:rPr>
          <w:rFonts w:ascii="Palatino Linotype" w:hAnsi="Palatino Linotype" w:cs="Palatino Linotype"/>
        </w:rPr>
        <w:t xml:space="preserve"> sous un identifiant aléatoire, sans horodatage précis, sans adresse IP et sans lien avec l’étudiant.</w:t>
      </w:r>
    </w:p>
    <w:p w14:paraId="7744472A" w14:textId="77777777" w:rsidR="00445900" w:rsidRDefault="00000000">
      <w:pPr>
        <w:pStyle w:val="Titre3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Garanties techniques</w:t>
      </w:r>
    </w:p>
    <w:p w14:paraId="7744472B" w14:textId="77777777" w:rsidR="00445900" w:rsidRDefault="00000000">
      <w:pPr>
        <w:pStyle w:val="Paragraphedeliste"/>
        <w:numPr>
          <w:ilvl w:val="0"/>
          <w:numId w:val="1"/>
        </w:numPr>
        <w:spacing w:after="6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  <w:b/>
          <w:bCs/>
        </w:rPr>
        <w:t>Deux espaces de stockage étanches</w:t>
      </w:r>
      <w:r>
        <w:rPr>
          <w:rFonts w:ascii="Palatino Linotype" w:hAnsi="Palatino Linotype" w:cs="Palatino Linotype"/>
        </w:rPr>
        <w:t xml:space="preserve"> : le registre de participation et l’urne ne partagent aucune clé étrangère ni identifiant commun.</w:t>
      </w:r>
    </w:p>
    <w:p w14:paraId="7744472C" w14:textId="77777777" w:rsidR="00445900" w:rsidRDefault="00000000">
      <w:pPr>
        <w:pStyle w:val="Paragraphedeliste"/>
        <w:numPr>
          <w:ilvl w:val="0"/>
          <w:numId w:val="1"/>
        </w:numPr>
        <w:spacing w:after="6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  <w:b/>
          <w:bCs/>
        </w:rPr>
        <w:t>Rôles de base de données distincts</w:t>
      </w:r>
      <w:r>
        <w:rPr>
          <w:rFonts w:ascii="Palatino Linotype" w:hAnsi="Palatino Linotype" w:cs="Palatino Linotype"/>
        </w:rPr>
        <w:t xml:space="preserve"> : le service qui écrit dans l’urne n’a aucun droit de lecture sur le registre, et inversement.</w:t>
      </w:r>
    </w:p>
    <w:p w14:paraId="7744472D" w14:textId="77777777" w:rsidR="00445900" w:rsidRDefault="00000000">
      <w:pPr>
        <w:pStyle w:val="Paragraphedeliste"/>
        <w:numPr>
          <w:ilvl w:val="0"/>
          <w:numId w:val="1"/>
        </w:numPr>
        <w:spacing w:after="6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  <w:b/>
          <w:bCs/>
        </w:rPr>
        <w:t>Aucune donnée corrélable dans l’urne</w:t>
      </w:r>
      <w:r>
        <w:rPr>
          <w:rFonts w:ascii="Palatino Linotype" w:hAnsi="Palatino Linotype" w:cs="Palatino Linotype"/>
        </w:rPr>
        <w:t xml:space="preserve"> : identifiants aléatoires (UUID v4, non séquentiels), pas de date-heure fine, pas d’IP.</w:t>
      </w:r>
    </w:p>
    <w:p w14:paraId="7744472E" w14:textId="77777777" w:rsidR="00445900" w:rsidRDefault="00000000">
      <w:pPr>
        <w:pStyle w:val="Paragraphedeliste"/>
        <w:numPr>
          <w:ilvl w:val="0"/>
          <w:numId w:val="1"/>
        </w:numPr>
        <w:spacing w:after="6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  <w:b/>
          <w:bCs/>
        </w:rPr>
        <w:t>Journaux d’accès purgés</w:t>
      </w:r>
      <w:r>
        <w:rPr>
          <w:rFonts w:ascii="Palatino Linotype" w:hAnsi="Palatino Linotype" w:cs="Palatino Linotype"/>
        </w:rPr>
        <w:t xml:space="preserve"> sur le point d’entrée de dépôt (ni IP, ni jeton, ni corps de requête).</w:t>
      </w:r>
    </w:p>
    <w:p w14:paraId="7744472F" w14:textId="77777777" w:rsidR="00445900" w:rsidRDefault="00000000">
      <w:pPr>
        <w:pStyle w:val="Paragraphedeliste"/>
        <w:numPr>
          <w:ilvl w:val="0"/>
          <w:numId w:val="1"/>
        </w:numPr>
        <w:spacing w:after="6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  <w:b/>
          <w:bCs/>
        </w:rPr>
        <w:t>Anti-rejeu</w:t>
      </w:r>
      <w:r>
        <w:rPr>
          <w:rFonts w:ascii="Palatino Linotype" w:hAnsi="Palatino Linotype" w:cs="Palatino Linotype"/>
        </w:rPr>
        <w:t xml:space="preserve"> : le jeton ne peut servir qu’une fois (Redis avec expiration), en plus de la contrainte du registre.</w:t>
      </w:r>
    </w:p>
    <w:p w14:paraId="77444730" w14:textId="77777777" w:rsidR="00445900" w:rsidRDefault="00000000">
      <w:pPr>
        <w:pStyle w:val="Paragraphedeliste"/>
        <w:numPr>
          <w:ilvl w:val="0"/>
          <w:numId w:val="1"/>
        </w:numPr>
        <w:spacing w:after="6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  <w:b/>
          <w:bCs/>
        </w:rPr>
        <w:t>Résultats uniquement agrégés</w:t>
      </w:r>
      <w:r>
        <w:rPr>
          <w:rFonts w:ascii="Palatino Linotype" w:hAnsi="Palatino Linotype" w:cs="Palatino Linotype"/>
        </w:rPr>
        <w:t xml:space="preserve"> : l’API ne renvoie jamais une réponse individuelle, seulement des moyennes, distributions et commentaires mélangés.</w:t>
      </w:r>
    </w:p>
    <w:p w14:paraId="77444731" w14:textId="77777777" w:rsidR="00445900" w:rsidRDefault="00000000">
      <w:pPr>
        <w:pStyle w:val="Titre3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lastRenderedPageBreak/>
        <w:t>Limites reconnues et mesures complémentaires</w:t>
      </w:r>
    </w:p>
    <w:p w14:paraId="77444732" w14:textId="77777777" w:rsidR="00445900" w:rsidRDefault="00000000">
      <w:pPr>
        <w:spacing w:after="12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Aucune architecture ne peut protéger absolument contre une personne disposant de tous les accès techniques et capable de recouper plusieurs sources. Les risques résiduels sont donc identifiés et réduits.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6306"/>
      </w:tblGrid>
      <w:tr w:rsidR="00445900" w14:paraId="77444735" w14:textId="77777777">
        <w:trPr>
          <w:cantSplit/>
          <w:tblHeader/>
        </w:trPr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33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Risque résiduel</w:t>
            </w:r>
          </w:p>
        </w:tc>
        <w:tc>
          <w:tcPr>
            <w:tcW w:w="63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34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Mesure</w:t>
            </w:r>
          </w:p>
        </w:tc>
      </w:tr>
      <w:tr w:rsidR="00445900" w14:paraId="77444738" w14:textId="77777777">
        <w:trPr>
          <w:cantSplit/>
        </w:trPr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36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Corrélation temporelle entre l’émission du jeton et le dépôt</w:t>
            </w:r>
          </w:p>
        </w:tc>
        <w:tc>
          <w:tcPr>
            <w:tcW w:w="63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37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Pas d’horodatage fin dans l’urne ; délai non journalisé ; nombreux dépôts simultanés en période de pointe</w:t>
            </w:r>
          </w:p>
        </w:tc>
      </w:tr>
      <w:tr w:rsidR="00445900" w14:paraId="7744473B" w14:textId="77777777">
        <w:trPr>
          <w:cantSplit/>
        </w:trPr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39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Petites promotions (peu de répondants)</w:t>
            </w:r>
          </w:p>
        </w:tc>
        <w:tc>
          <w:tcPr>
            <w:tcW w:w="63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3A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Seuil de 5 répondants avant affichage ; regroupement ou masquage des UE à très faible effectif</w:t>
            </w:r>
          </w:p>
        </w:tc>
      </w:tr>
      <w:tr w:rsidR="00445900" w14:paraId="7744473E" w14:textId="77777777">
        <w:trPr>
          <w:cantSplit/>
        </w:trPr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3C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Identification par le style des commentaires libres</w:t>
            </w:r>
          </w:p>
        </w:tc>
        <w:tc>
          <w:tcPr>
            <w:tcW w:w="63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3D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Avertissement à l’étudiant, modération, affichage aléatoire, publication après clôture</w:t>
            </w:r>
          </w:p>
        </w:tc>
      </w:tr>
      <w:tr w:rsidR="00445900" w14:paraId="77444741" w14:textId="77777777">
        <w:trPr>
          <w:cantSplit/>
        </w:trPr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3F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Accès d’un administrateur à la base de données</w:t>
            </w:r>
          </w:p>
        </w:tc>
        <w:tc>
          <w:tcPr>
            <w:tcW w:w="63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40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Rôles distincts, journal d’audit des accès, sauvegardes chiffrées, procédure à double autorisation pour tout accès direct</w:t>
            </w:r>
          </w:p>
        </w:tc>
      </w:tr>
      <w:tr w:rsidR="00445900" w14:paraId="77444744" w14:textId="77777777">
        <w:trPr>
          <w:cantSplit/>
        </w:trPr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42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Vote multiple ou rejeu</w:t>
            </w:r>
          </w:p>
        </w:tc>
        <w:tc>
          <w:tcPr>
            <w:tcW w:w="63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43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Contrainte d’unicité du registre + jeton à usage unique signé et expirant</w:t>
            </w:r>
          </w:p>
        </w:tc>
      </w:tr>
      <w:tr w:rsidR="00445900" w14:paraId="77444747" w14:textId="77777777">
        <w:trPr>
          <w:cantSplit/>
        </w:trPr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45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Divulgation des résultats détaillés avant clôture</w:t>
            </w:r>
          </w:p>
        </w:tc>
        <w:tc>
          <w:tcPr>
            <w:tcW w:w="63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46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Résultats inaccessibles tant que la campagne est ouverte</w:t>
            </w:r>
          </w:p>
        </w:tc>
      </w:tr>
    </w:tbl>
    <w:p w14:paraId="77444748" w14:textId="77777777" w:rsidR="00445900" w:rsidRDefault="00445900">
      <w:pPr>
        <w:spacing w:after="160" w:line="20" w:lineRule="exact"/>
        <w:rPr>
          <w:rFonts w:ascii="Palatino Linotype" w:hAnsi="Palatino Linotype" w:cs="Palatino Linotype"/>
        </w:rPr>
      </w:pPr>
    </w:p>
    <w:p w14:paraId="77444749" w14:textId="77777777" w:rsidR="00445900" w:rsidRDefault="00000000">
      <w:pPr>
        <w:pStyle w:val="Titre3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Variante renforcée (option)</w:t>
      </w:r>
    </w:p>
    <w:p w14:paraId="7744474A" w14:textId="77777777" w:rsidR="00445900" w:rsidRDefault="00000000">
      <w:pPr>
        <w:spacing w:after="12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Si l’ENP souhaite un anonymat encore plus visible pour les étudiants, une variante consiste à remplacer l’étape de connexion par des </w:t>
      </w:r>
      <w:r>
        <w:rPr>
          <w:rFonts w:ascii="Palatino Linotype" w:hAnsi="Palatino Linotype" w:cs="Palatino Linotype"/>
          <w:b/>
          <w:bCs/>
        </w:rPr>
        <w:t>codes d’accès à usage unique</w:t>
      </w:r>
      <w:r>
        <w:rPr>
          <w:rFonts w:ascii="Palatino Linotype" w:hAnsi="Palatino Linotype" w:cs="Palatino Linotype"/>
        </w:rPr>
        <w:t xml:space="preserve"> générés par UE et distribués en séance par la Scolarité. Le serveur ne connaît alors jamais l’identité du votant. Contrepartie : moins de contrôle sur l’éligibilité et le taux de participation, et logistique de distribution des codes. La variante principale (jeton après connexion) est recommandée ; le choix final est à valider (section 11).</w:t>
      </w:r>
    </w:p>
    <w:p w14:paraId="7744474B" w14:textId="77777777" w:rsidR="00445900" w:rsidRDefault="00000000">
      <w:pPr>
        <w:pStyle w:val="Titre2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5.5 Modèle de données</w:t>
      </w:r>
    </w:p>
    <w:p w14:paraId="7744474C" w14:textId="77777777" w:rsidR="00445900" w:rsidRDefault="00000000">
      <w:pPr>
        <w:spacing w:after="12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La base PostgreSQL est organisée en </w:t>
      </w:r>
      <w:r>
        <w:rPr>
          <w:rFonts w:ascii="Palatino Linotype" w:hAnsi="Palatino Linotype" w:cs="Palatino Linotype"/>
          <w:b/>
          <w:bCs/>
        </w:rPr>
        <w:t>schémas</w:t>
      </w:r>
      <w:r>
        <w:rPr>
          <w:rFonts w:ascii="Palatino Linotype" w:hAnsi="Palatino Linotype" w:cs="Palatino Linotype"/>
        </w:rPr>
        <w:t xml:space="preserve"> correspondant aux modules. Le schéma </w:t>
      </w:r>
      <w:r>
        <w:rPr>
          <w:rFonts w:ascii="Palatino Linotype" w:eastAsia="Consolas" w:hAnsi="Palatino Linotype" w:cs="Palatino Linotype"/>
          <w:color w:val="2E5395"/>
          <w:sz w:val="19"/>
          <w:szCs w:val="19"/>
        </w:rPr>
        <w:t>ballot</w:t>
      </w:r>
      <w:r>
        <w:rPr>
          <w:rFonts w:ascii="Palatino Linotype" w:hAnsi="Palatino Linotype" w:cs="Palatino Linotype"/>
        </w:rPr>
        <w:t xml:space="preserve"> (urne) est isolé et accessible par un rôle de base de données dédié.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048"/>
        <w:gridCol w:w="3679"/>
        <w:gridCol w:w="2879"/>
      </w:tblGrid>
      <w:tr w:rsidR="00445900" w14:paraId="77444751" w14:textId="77777777">
        <w:trPr>
          <w:cantSplit/>
          <w:tblHeader/>
        </w:trPr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4D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Schéma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4E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Entité</w:t>
            </w:r>
          </w:p>
        </w:tc>
        <w:tc>
          <w:tcPr>
            <w:tcW w:w="37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4F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Attributs principaux</w:t>
            </w:r>
          </w:p>
        </w:tc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50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Relations / remarques</w:t>
            </w:r>
          </w:p>
        </w:tc>
      </w:tr>
      <w:tr w:rsidR="00445900" w14:paraId="77444756" w14:textId="77777777">
        <w:trPr>
          <w:cantSplit/>
        </w:trPr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52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identity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53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users</w:t>
            </w:r>
          </w:p>
        </w:tc>
        <w:tc>
          <w:tcPr>
            <w:tcW w:w="37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54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id, matricule, email, mot_de_passe_hash, nom, prénom, actif</w:t>
            </w:r>
          </w:p>
        </w:tc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55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Un utilisateur, plusieurs rôles</w:t>
            </w:r>
          </w:p>
        </w:tc>
      </w:tr>
      <w:tr w:rsidR="00445900" w14:paraId="7744475B" w14:textId="77777777">
        <w:trPr>
          <w:cantSplit/>
        </w:trPr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57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identity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58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user_roles</w:t>
            </w:r>
          </w:p>
        </w:tc>
        <w:tc>
          <w:tcPr>
            <w:tcW w:w="37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59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user_id, rôle, périmètre (département, classe), début, fin</w:t>
            </w:r>
          </w:p>
        </w:tc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5A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Rôles : étudiant, délégué, enseignant, chef, scolarité, admin</w:t>
            </w:r>
          </w:p>
        </w:tc>
      </w:tr>
      <w:tr w:rsidR="00445900" w14:paraId="77444760" w14:textId="77777777">
        <w:trPr>
          <w:cantSplit/>
        </w:trPr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5C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academic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5D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campuses, departments</w:t>
            </w:r>
          </w:p>
        </w:tc>
        <w:tc>
          <w:tcPr>
            <w:tcW w:w="37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5E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id, nom, code, campus_id</w:t>
            </w:r>
          </w:p>
        </w:tc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5F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Un campus compte plusieurs départements</w:t>
            </w:r>
          </w:p>
        </w:tc>
      </w:tr>
      <w:tr w:rsidR="00445900" w14:paraId="77444765" w14:textId="77777777">
        <w:trPr>
          <w:cantSplit/>
        </w:trPr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61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academic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62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programs</w:t>
            </w:r>
          </w:p>
        </w:tc>
        <w:tc>
          <w:tcPr>
            <w:tcW w:w="37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63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id, nom (cycle), department_id</w:t>
            </w:r>
          </w:p>
        </w:tc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64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Cycle Préparatoire, Ingénieur, Master…</w:t>
            </w:r>
          </w:p>
        </w:tc>
      </w:tr>
      <w:tr w:rsidR="00445900" w14:paraId="7744476A" w14:textId="77777777">
        <w:trPr>
          <w:cantSplit/>
        </w:trPr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66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academic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67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academic_years, semesters</w:t>
            </w:r>
          </w:p>
        </w:tc>
        <w:tc>
          <w:tcPr>
            <w:tcW w:w="37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68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id, libellé, début, fin, rang (S1 à S10)</w:t>
            </w:r>
          </w:p>
        </w:tc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69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Semestre rattaché à une année universitaire</w:t>
            </w:r>
          </w:p>
        </w:tc>
      </w:tr>
      <w:tr w:rsidR="00445900" w14:paraId="7744476F" w14:textId="77777777">
        <w:trPr>
          <w:cantSplit/>
        </w:trPr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6B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academic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6C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courses (UE)</w:t>
            </w:r>
          </w:p>
        </w:tc>
        <w:tc>
          <w:tcPr>
            <w:tcW w:w="37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6D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id, code, intitulé, crédits, program_id, semester_id, heures CM/TD/TP</w:t>
            </w:r>
          </w:p>
        </w:tc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6E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Code unique par année</w:t>
            </w:r>
          </w:p>
        </w:tc>
      </w:tr>
      <w:tr w:rsidR="00445900" w14:paraId="77444774" w14:textId="77777777">
        <w:trPr>
          <w:cantSplit/>
        </w:trPr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70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academic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71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course_assignments</w:t>
            </w:r>
          </w:p>
        </w:tc>
        <w:tc>
          <w:tcPr>
            <w:tcW w:w="37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72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course_id, teacher_id, année, rôle (responsable / intervenant)</w:t>
            </w:r>
          </w:p>
        </w:tc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73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Identification de l’enseignant par la Scolarité</w:t>
            </w:r>
          </w:p>
        </w:tc>
      </w:tr>
      <w:tr w:rsidR="00445900" w14:paraId="77444779" w14:textId="77777777">
        <w:trPr>
          <w:cantSplit/>
        </w:trPr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75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academic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76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enrollments</w:t>
            </w:r>
          </w:p>
        </w:tc>
        <w:tc>
          <w:tcPr>
            <w:tcW w:w="37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77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student_id, course_id, année</w:t>
            </w:r>
          </w:p>
        </w:tc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78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Condition d’éligibilité à l’évaluation</w:t>
            </w:r>
          </w:p>
        </w:tc>
      </w:tr>
      <w:tr w:rsidR="00445900" w14:paraId="7744477E" w14:textId="77777777">
        <w:trPr>
          <w:cantSplit/>
        </w:trPr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7A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academic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7B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class_groups, delegates</w:t>
            </w:r>
          </w:p>
        </w:tc>
        <w:tc>
          <w:tcPr>
            <w:tcW w:w="37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7C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id, program_id, semester_id ; delegate_id, suppléant_id, début, fin</w:t>
            </w:r>
          </w:p>
        </w:tc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7D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Délégué et suppléant par classe</w:t>
            </w:r>
          </w:p>
        </w:tc>
      </w:tr>
      <w:tr w:rsidR="00445900" w14:paraId="77444783" w14:textId="77777777">
        <w:trPr>
          <w:cantSplit/>
        </w:trPr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7F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lastRenderedPageBreak/>
              <w:t>evaluation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80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questionnaire_versions</w:t>
            </w:r>
          </w:p>
        </w:tc>
        <w:tc>
          <w:tcPr>
            <w:tcW w:w="37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81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id, libellé, date de validité, actif</w:t>
            </w:r>
          </w:p>
        </w:tc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82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Versionnement du questionnaire</w:t>
            </w:r>
          </w:p>
        </w:tc>
      </w:tr>
      <w:tr w:rsidR="00445900" w14:paraId="77444788" w14:textId="77777777">
        <w:trPr>
          <w:cantSplit/>
        </w:trPr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84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evaluation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85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sections, criteria</w:t>
            </w:r>
          </w:p>
        </w:tc>
        <w:tc>
          <w:tcPr>
            <w:tcW w:w="37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86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id, code (A à E, A1…), libellé, ordre, version_id</w:t>
            </w:r>
          </w:p>
        </w:tc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87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19 critères initiaux (Annexe A)</w:t>
            </w:r>
          </w:p>
        </w:tc>
      </w:tr>
      <w:tr w:rsidR="00445900" w14:paraId="7744478D" w14:textId="77777777">
        <w:trPr>
          <w:cantSplit/>
        </w:trPr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89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evaluation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8A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campaigns</w:t>
            </w:r>
          </w:p>
        </w:tc>
        <w:tc>
          <w:tcPr>
            <w:tcW w:w="37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8B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id, department_id, semester_id, début, fin, statut</w:t>
            </w:r>
          </w:p>
        </w:tc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8C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Ouverte, close, restituée</w:t>
            </w:r>
          </w:p>
        </w:tc>
      </w:tr>
      <w:tr w:rsidR="00445900" w14:paraId="77444792" w14:textId="77777777">
        <w:trPr>
          <w:cantSplit/>
        </w:trPr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8E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evaluation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8F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participation_ledger</w:t>
            </w:r>
          </w:p>
        </w:tc>
        <w:tc>
          <w:tcPr>
            <w:tcW w:w="37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90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campaign_id, course_id, student_id, jour</w:t>
            </w:r>
          </w:p>
        </w:tc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91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UNIQUE (campaign, course, student). Aucun lien avec l’urne</w:t>
            </w:r>
          </w:p>
        </w:tc>
      </w:tr>
      <w:tr w:rsidR="00445900" w14:paraId="77444797" w14:textId="77777777">
        <w:trPr>
          <w:cantSplit/>
        </w:trPr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93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ballot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94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ballots</w:t>
            </w:r>
          </w:p>
        </w:tc>
        <w:tc>
          <w:tcPr>
            <w:tcW w:w="37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95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id (UUID aléatoire), campaign_id, course_id, version_id</w:t>
            </w:r>
          </w:p>
        </w:tc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96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Aucune référence à l’étudiant, aucun horodatage fin</w:t>
            </w:r>
          </w:p>
        </w:tc>
      </w:tr>
      <w:tr w:rsidR="00445900" w14:paraId="7744479C" w14:textId="77777777">
        <w:trPr>
          <w:cantSplit/>
        </w:trPr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98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ballot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99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ballot_answers</w:t>
            </w:r>
          </w:p>
        </w:tc>
        <w:tc>
          <w:tcPr>
            <w:tcW w:w="37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9A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ballot_id, criterion_id, valeur (1 à 5, vide = sans avis)</w:t>
            </w:r>
          </w:p>
        </w:tc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9B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Une ligne par critère</w:t>
            </w:r>
          </w:p>
        </w:tc>
      </w:tr>
      <w:tr w:rsidR="00445900" w14:paraId="774447A1" w14:textId="77777777">
        <w:trPr>
          <w:cantSplit/>
        </w:trPr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9D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ballot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9E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ballot_comments</w:t>
            </w:r>
          </w:p>
        </w:tc>
        <w:tc>
          <w:tcPr>
            <w:tcW w:w="37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9F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ballot_id, type (point fort / amélioration), texte, statut de modération</w:t>
            </w:r>
          </w:p>
        </w:tc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A0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Modération par la Scolarité</w:t>
            </w:r>
          </w:p>
        </w:tc>
      </w:tr>
      <w:tr w:rsidR="00445900" w14:paraId="774447A6" w14:textId="77777777">
        <w:trPr>
          <w:cantSplit/>
        </w:trPr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A2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evaluation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A3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results_by_course (vue matérialisée)</w:t>
            </w:r>
          </w:p>
        </w:tc>
        <w:tc>
          <w:tcPr>
            <w:tcW w:w="37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A4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course_id, campaign_id, moyennes A à E, effectif, distributions</w:t>
            </w:r>
          </w:p>
        </w:tc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A5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Calculée à la clôture ; seule source des écrans de résultats</w:t>
            </w:r>
          </w:p>
        </w:tc>
      </w:tr>
      <w:tr w:rsidR="00445900" w14:paraId="774447AB" w14:textId="77777777">
        <w:trPr>
          <w:cantSplit/>
        </w:trPr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A7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evaluation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A8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followups</w:t>
            </w:r>
          </w:p>
        </w:tc>
        <w:tc>
          <w:tcPr>
            <w:tcW w:w="37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A9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campaign_id, UE concernée, action, responsable, échéance, statut</w:t>
            </w:r>
          </w:p>
        </w:tc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AA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Suites données, restituées aux étudiants</w:t>
            </w:r>
          </w:p>
        </w:tc>
      </w:tr>
      <w:tr w:rsidR="00445900" w14:paraId="774447B0" w14:textId="77777777">
        <w:trPr>
          <w:cantSplit/>
        </w:trPr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AC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logbook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AD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sessions_log (séances)</w:t>
            </w:r>
          </w:p>
        </w:tc>
        <w:tc>
          <w:tcPr>
            <w:tcW w:w="37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AE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id, class_group_id, course_id, teacher_id, date, début, fin, type, statut, intitulé, contenu, travail à faire, saisi par</w:t>
            </w:r>
          </w:p>
        </w:tc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AF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Une entrée par séance</w:t>
            </w:r>
          </w:p>
        </w:tc>
      </w:tr>
      <w:tr w:rsidR="00445900" w14:paraId="774447B5" w14:textId="77777777">
        <w:trPr>
          <w:cantSplit/>
        </w:trPr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B1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logbook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B2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session_revisions</w:t>
            </w:r>
          </w:p>
        </w:tc>
        <w:tc>
          <w:tcPr>
            <w:tcW w:w="37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B3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session_id, version, contenu, auteur, date</w:t>
            </w:r>
          </w:p>
        </w:tc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B4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Historique après visa</w:t>
            </w:r>
          </w:p>
        </w:tc>
      </w:tr>
      <w:tr w:rsidR="00445900" w14:paraId="774447BA" w14:textId="77777777">
        <w:trPr>
          <w:cantSplit/>
        </w:trPr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B6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logbook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B7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session_visas</w:t>
            </w:r>
          </w:p>
        </w:tc>
        <w:tc>
          <w:tcPr>
            <w:tcW w:w="37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B8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session_id, enseignant_id, statut (en attente, visé, contesté), commentaire, date</w:t>
            </w:r>
          </w:p>
        </w:tc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B9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Un visa par entrée et par enseignant</w:t>
            </w:r>
          </w:p>
        </w:tc>
      </w:tr>
      <w:tr w:rsidR="00445900" w14:paraId="774447BF" w14:textId="77777777">
        <w:trPr>
          <w:cantSplit/>
        </w:trPr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BB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logbook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BC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attachments</w:t>
            </w:r>
          </w:p>
        </w:tc>
        <w:tc>
          <w:tcPr>
            <w:tcW w:w="37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BD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session_id, nom, type, taille, chemin</w:t>
            </w:r>
          </w:p>
        </w:tc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BE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Option, 5 Mo maximum</w:t>
            </w:r>
          </w:p>
        </w:tc>
      </w:tr>
      <w:tr w:rsidR="00445900" w14:paraId="774447C4" w14:textId="77777777">
        <w:trPr>
          <w:cantSplit/>
        </w:trPr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C0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system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C1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audit_log</w:t>
            </w:r>
          </w:p>
        </w:tc>
        <w:tc>
          <w:tcPr>
            <w:tcW w:w="37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C2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id, date, utilisateur, action, objet, adresse IP</w:t>
            </w:r>
          </w:p>
        </w:tc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C3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Aucune écriture pour les dépôts d’urne</w:t>
            </w:r>
          </w:p>
        </w:tc>
      </w:tr>
      <w:tr w:rsidR="00445900" w14:paraId="774447C9" w14:textId="77777777">
        <w:trPr>
          <w:cantSplit/>
        </w:trPr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C5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system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C6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notifications, settings</w:t>
            </w:r>
          </w:p>
        </w:tc>
        <w:tc>
          <w:tcPr>
            <w:tcW w:w="37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C7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destinataire, type, état ; clé, valeur</w:t>
            </w:r>
          </w:p>
        </w:tc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C8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Paramétrage du seuil, des délais, des durées</w:t>
            </w:r>
          </w:p>
        </w:tc>
      </w:tr>
    </w:tbl>
    <w:p w14:paraId="774447CA" w14:textId="77777777" w:rsidR="00445900" w:rsidRDefault="00445900">
      <w:pPr>
        <w:spacing w:after="160" w:line="20" w:lineRule="exact"/>
        <w:rPr>
          <w:rFonts w:ascii="Palatino Linotype" w:hAnsi="Palatino Linotype" w:cs="Palatino Linotype"/>
        </w:rPr>
      </w:pPr>
    </w:p>
    <w:p w14:paraId="774447CB" w14:textId="77777777" w:rsidR="00445900" w:rsidRDefault="00000000">
      <w:pPr>
        <w:pStyle w:val="Titre2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5.6 Interface de programmation (API)</w:t>
      </w:r>
    </w:p>
    <w:p w14:paraId="774447CC" w14:textId="77777777" w:rsidR="00445900" w:rsidRDefault="00000000">
      <w:pPr>
        <w:spacing w:after="12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L’API suit le style REST sous le préfixe </w:t>
      </w:r>
      <w:r>
        <w:rPr>
          <w:rFonts w:ascii="Palatino Linotype" w:eastAsia="Consolas" w:hAnsi="Palatino Linotype" w:cs="Palatino Linotype"/>
          <w:color w:val="2E5395"/>
          <w:sz w:val="19"/>
          <w:szCs w:val="19"/>
        </w:rPr>
        <w:t>/api/v1</w:t>
      </w:r>
      <w:r>
        <w:rPr>
          <w:rFonts w:ascii="Palatino Linotype" w:hAnsi="Palatino Linotype" w:cs="Palatino Linotype"/>
        </w:rPr>
        <w:t>. Les échanges sont en JSON, les listes sont paginées, les erreurs suivent un format unique (</w:t>
      </w:r>
      <w:r>
        <w:rPr>
          <w:rFonts w:ascii="Palatino Linotype" w:eastAsia="Consolas" w:hAnsi="Palatino Linotype" w:cs="Palatino Linotype"/>
          <w:color w:val="2E5395"/>
          <w:sz w:val="19"/>
          <w:szCs w:val="19"/>
        </w:rPr>
        <w:t>{ "erreur": { "code": "...", "message": "..." } }</w:t>
      </w:r>
      <w:r>
        <w:rPr>
          <w:rFonts w:ascii="Palatino Linotype" w:hAnsi="Palatino Linotype" w:cs="Palatino Linotype"/>
        </w:rPr>
        <w:t>). La documentation OpenAPI est générée automatiquement. Chaque route vérifie le rôle et le périmètre de l’utilisateur côté serveur.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3100"/>
        <w:gridCol w:w="2300"/>
        <w:gridCol w:w="3306"/>
      </w:tblGrid>
      <w:tr w:rsidR="00445900" w14:paraId="774447D1" w14:textId="77777777">
        <w:trPr>
          <w:cantSplit/>
          <w:tblHeader/>
        </w:trPr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CD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Méthode</w:t>
            </w:r>
          </w:p>
        </w:tc>
        <w:tc>
          <w:tcPr>
            <w:tcW w:w="3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CE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Route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CF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Rôle</w:t>
            </w:r>
          </w:p>
        </w:tc>
        <w:tc>
          <w:tcPr>
            <w:tcW w:w="33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D0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445900" w14:paraId="774447D6" w14:textId="77777777">
        <w:trPr>
          <w:cantSplit/>
        </w:trPr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D2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POST</w:t>
            </w:r>
          </w:p>
        </w:tc>
        <w:tc>
          <w:tcPr>
            <w:tcW w:w="3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D3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/auth/login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D4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Public</w:t>
            </w:r>
          </w:p>
        </w:tc>
        <w:tc>
          <w:tcPr>
            <w:tcW w:w="33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D5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Connexion, retourne le jeton d’accès</w:t>
            </w:r>
          </w:p>
        </w:tc>
      </w:tr>
      <w:tr w:rsidR="00445900" w14:paraId="774447DB" w14:textId="77777777">
        <w:trPr>
          <w:cantSplit/>
        </w:trPr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D7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POST</w:t>
            </w:r>
          </w:p>
        </w:tc>
        <w:tc>
          <w:tcPr>
            <w:tcW w:w="3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D8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/auth/refresh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D9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Connecté</w:t>
            </w:r>
          </w:p>
        </w:tc>
        <w:tc>
          <w:tcPr>
            <w:tcW w:w="33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DA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Renouvelle le jeton d’accès</w:t>
            </w:r>
          </w:p>
        </w:tc>
      </w:tr>
      <w:tr w:rsidR="00445900" w14:paraId="774447E0" w14:textId="77777777">
        <w:trPr>
          <w:cantSplit/>
        </w:trPr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DC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POST</w:t>
            </w:r>
          </w:p>
        </w:tc>
        <w:tc>
          <w:tcPr>
            <w:tcW w:w="3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DD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/auth/password/reset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DE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Public</w:t>
            </w:r>
          </w:p>
        </w:tc>
        <w:tc>
          <w:tcPr>
            <w:tcW w:w="33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DF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Demande de réinitialisation</w:t>
            </w:r>
          </w:p>
        </w:tc>
      </w:tr>
      <w:tr w:rsidR="00445900" w14:paraId="774447E5" w14:textId="77777777">
        <w:trPr>
          <w:cantSplit/>
        </w:trPr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E1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GET</w:t>
            </w:r>
          </w:p>
        </w:tc>
        <w:tc>
          <w:tcPr>
            <w:tcW w:w="3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E2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/me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E3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Connecté</w:t>
            </w:r>
          </w:p>
        </w:tc>
        <w:tc>
          <w:tcPr>
            <w:tcW w:w="33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E4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Profil, rôles, profil actif</w:t>
            </w:r>
          </w:p>
        </w:tc>
      </w:tr>
      <w:tr w:rsidR="00445900" w14:paraId="774447EA" w14:textId="77777777">
        <w:trPr>
          <w:cantSplit/>
        </w:trPr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E6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GET</w:t>
            </w:r>
          </w:p>
        </w:tc>
        <w:tc>
          <w:tcPr>
            <w:tcW w:w="3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E7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/evaluations/pending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E8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Étudiant</w:t>
            </w:r>
          </w:p>
        </w:tc>
        <w:tc>
          <w:tcPr>
            <w:tcW w:w="33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E9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UE à évaluer et leur état</w:t>
            </w:r>
          </w:p>
        </w:tc>
      </w:tr>
      <w:tr w:rsidR="00445900" w14:paraId="774447EF" w14:textId="77777777">
        <w:trPr>
          <w:cantSplit/>
        </w:trPr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EB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POST</w:t>
            </w:r>
          </w:p>
        </w:tc>
        <w:tc>
          <w:tcPr>
            <w:tcW w:w="3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EC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/evaluations/{courseId}/token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ED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Étudiant</w:t>
            </w:r>
          </w:p>
        </w:tc>
        <w:tc>
          <w:tcPr>
            <w:tcW w:w="33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EE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Contrôle l’éligibilité, inscrit la participation, remet le jeton</w:t>
            </w:r>
          </w:p>
        </w:tc>
      </w:tr>
      <w:tr w:rsidR="00445900" w14:paraId="774447F4" w14:textId="77777777">
        <w:trPr>
          <w:cantSplit/>
        </w:trPr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F0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GET</w:t>
            </w:r>
          </w:p>
        </w:tc>
        <w:tc>
          <w:tcPr>
            <w:tcW w:w="3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F1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/evaluations/questionnaire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F2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Étudiant</w:t>
            </w:r>
          </w:p>
        </w:tc>
        <w:tc>
          <w:tcPr>
            <w:tcW w:w="33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F3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Questionnaire de la campagne (version active)</w:t>
            </w:r>
          </w:p>
        </w:tc>
      </w:tr>
      <w:tr w:rsidR="00445900" w14:paraId="774447F9" w14:textId="77777777">
        <w:trPr>
          <w:cantSplit/>
        </w:trPr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F5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lastRenderedPageBreak/>
              <w:t>POST</w:t>
            </w:r>
          </w:p>
        </w:tc>
        <w:tc>
          <w:tcPr>
            <w:tcW w:w="3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F6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/ballots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F7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Jeton</w:t>
            </w:r>
          </w:p>
        </w:tc>
        <w:tc>
          <w:tcPr>
            <w:tcW w:w="33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F8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Dépose le questionnaire dans l’urne (sans identité)</w:t>
            </w:r>
          </w:p>
        </w:tc>
      </w:tr>
      <w:tr w:rsidR="00445900" w14:paraId="774447FE" w14:textId="77777777">
        <w:trPr>
          <w:cantSplit/>
        </w:trPr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FA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GET</w:t>
            </w:r>
          </w:p>
        </w:tc>
        <w:tc>
          <w:tcPr>
            <w:tcW w:w="3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FB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/logbook/sessions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FC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Délégué, Enseignant, Chef, Scolarité</w:t>
            </w:r>
          </w:p>
        </w:tc>
        <w:tc>
          <w:tcPr>
            <w:tcW w:w="33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FD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Liste filtrée des séances</w:t>
            </w:r>
          </w:p>
        </w:tc>
      </w:tr>
      <w:tr w:rsidR="00445900" w14:paraId="77444803" w14:textId="77777777">
        <w:trPr>
          <w:cantSplit/>
        </w:trPr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7FF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POST</w:t>
            </w:r>
          </w:p>
        </w:tc>
        <w:tc>
          <w:tcPr>
            <w:tcW w:w="3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00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/logbook/sessions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01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Délégué</w:t>
            </w:r>
          </w:p>
        </w:tc>
        <w:tc>
          <w:tcPr>
            <w:tcW w:w="33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02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Crée une séance</w:t>
            </w:r>
          </w:p>
        </w:tc>
      </w:tr>
      <w:tr w:rsidR="00445900" w14:paraId="77444808" w14:textId="77777777">
        <w:trPr>
          <w:cantSplit/>
        </w:trPr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04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PATCH</w:t>
            </w:r>
          </w:p>
        </w:tc>
        <w:tc>
          <w:tcPr>
            <w:tcW w:w="3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05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/logbook/sessions/{id}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06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Délégué</w:t>
            </w:r>
          </w:p>
        </w:tc>
        <w:tc>
          <w:tcPr>
            <w:tcW w:w="33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07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Modifie une séance non visée</w:t>
            </w:r>
          </w:p>
        </w:tc>
      </w:tr>
      <w:tr w:rsidR="00445900" w14:paraId="7744480D" w14:textId="77777777">
        <w:trPr>
          <w:cantSplit/>
        </w:trPr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09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POST</w:t>
            </w:r>
          </w:p>
        </w:tc>
        <w:tc>
          <w:tcPr>
            <w:tcW w:w="3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0A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/logbook/sessions/{id}/visa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0B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Enseignant</w:t>
            </w:r>
          </w:p>
        </w:tc>
        <w:tc>
          <w:tcPr>
            <w:tcW w:w="33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0C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Vise ou conteste la séance</w:t>
            </w:r>
          </w:p>
        </w:tc>
      </w:tr>
      <w:tr w:rsidR="00445900" w14:paraId="77444812" w14:textId="77777777">
        <w:trPr>
          <w:cantSplit/>
        </w:trPr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0E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GET</w:t>
            </w:r>
          </w:p>
        </w:tc>
        <w:tc>
          <w:tcPr>
            <w:tcW w:w="3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0F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/logbook/courses/{id}/progress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10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Enseignant, Chef, Scolarité</w:t>
            </w:r>
          </w:p>
        </w:tc>
        <w:tc>
          <w:tcPr>
            <w:tcW w:w="33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11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Volume horaire effectué et prévu</w:t>
            </w:r>
          </w:p>
        </w:tc>
      </w:tr>
      <w:tr w:rsidR="00445900" w14:paraId="77444817" w14:textId="77777777">
        <w:trPr>
          <w:cantSplit/>
        </w:trPr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13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GET</w:t>
            </w:r>
          </w:p>
        </w:tc>
        <w:tc>
          <w:tcPr>
            <w:tcW w:w="3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14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/results/courses/{id}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15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Enseignant, Chef, Scolarité</w:t>
            </w:r>
          </w:p>
        </w:tc>
        <w:tc>
          <w:tcPr>
            <w:tcW w:w="33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16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Résultats d’une UE (si campagne close et seuil atteint)</w:t>
            </w:r>
          </w:p>
        </w:tc>
      </w:tr>
      <w:tr w:rsidR="00445900" w14:paraId="7744481C" w14:textId="77777777">
        <w:trPr>
          <w:cantSplit/>
        </w:trPr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18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GET</w:t>
            </w:r>
          </w:p>
        </w:tc>
        <w:tc>
          <w:tcPr>
            <w:tcW w:w="3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19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/results/courses/{id}/comments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1A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Enseignant, Chef, Scolarité</w:t>
            </w:r>
          </w:p>
        </w:tc>
        <w:tc>
          <w:tcPr>
            <w:tcW w:w="33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1B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Commentaires modérés, ordre aléatoire</w:t>
            </w:r>
          </w:p>
        </w:tc>
      </w:tr>
      <w:tr w:rsidR="00445900" w14:paraId="77444821" w14:textId="77777777">
        <w:trPr>
          <w:cantSplit/>
        </w:trPr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1D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GET</w:t>
            </w:r>
          </w:p>
        </w:tc>
        <w:tc>
          <w:tcPr>
            <w:tcW w:w="3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1E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/results/teachers/me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1F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Enseignant</w:t>
            </w:r>
          </w:p>
        </w:tc>
        <w:tc>
          <w:tcPr>
            <w:tcW w:w="33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20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Résultats de toutes ses UE</w:t>
            </w:r>
          </w:p>
        </w:tc>
      </w:tr>
      <w:tr w:rsidR="00445900" w14:paraId="77444826" w14:textId="77777777">
        <w:trPr>
          <w:cantSplit/>
        </w:trPr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22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GET</w:t>
            </w:r>
          </w:p>
        </w:tc>
        <w:tc>
          <w:tcPr>
            <w:tcW w:w="3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23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/campaigns/{id}/participation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24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Chef, Scolarité</w:t>
            </w:r>
          </w:p>
        </w:tc>
        <w:tc>
          <w:tcPr>
            <w:tcW w:w="33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25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Taux de participation agrégés</w:t>
            </w:r>
          </w:p>
        </w:tc>
      </w:tr>
      <w:tr w:rsidR="00445900" w14:paraId="7744482B" w14:textId="77777777">
        <w:trPr>
          <w:cantSplit/>
        </w:trPr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27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POST</w:t>
            </w:r>
          </w:p>
        </w:tc>
        <w:tc>
          <w:tcPr>
            <w:tcW w:w="3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28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/campaigns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29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Scolarité</w:t>
            </w:r>
          </w:p>
        </w:tc>
        <w:tc>
          <w:tcPr>
            <w:tcW w:w="33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2A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Crée une campagne</w:t>
            </w:r>
          </w:p>
        </w:tc>
      </w:tr>
      <w:tr w:rsidR="00445900" w14:paraId="77444830" w14:textId="77777777">
        <w:trPr>
          <w:cantSplit/>
        </w:trPr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2C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POST</w:t>
            </w:r>
          </w:p>
        </w:tc>
        <w:tc>
          <w:tcPr>
            <w:tcW w:w="3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2D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/campaigns/{id}/close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2E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Scolarité</w:t>
            </w:r>
          </w:p>
        </w:tc>
        <w:tc>
          <w:tcPr>
            <w:tcW w:w="33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2F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Clôture et calcule les résultats</w:t>
            </w:r>
          </w:p>
        </w:tc>
      </w:tr>
      <w:tr w:rsidR="00445900" w14:paraId="77444835" w14:textId="77777777">
        <w:trPr>
          <w:cantSplit/>
        </w:trPr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31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GET</w:t>
            </w:r>
          </w:p>
        </w:tc>
        <w:tc>
          <w:tcPr>
            <w:tcW w:w="3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32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/campaigns/{id}/summary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33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Chef, Scolarité</w:t>
            </w:r>
          </w:p>
        </w:tc>
        <w:tc>
          <w:tcPr>
            <w:tcW w:w="33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34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Grille de synthèse du semestre</w:t>
            </w:r>
          </w:p>
        </w:tc>
      </w:tr>
      <w:tr w:rsidR="00445900" w14:paraId="7744483A" w14:textId="77777777">
        <w:trPr>
          <w:cantSplit/>
        </w:trPr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36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POST</w:t>
            </w:r>
          </w:p>
        </w:tc>
        <w:tc>
          <w:tcPr>
            <w:tcW w:w="3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37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/campaigns/{id}/followups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38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Chef</w:t>
            </w:r>
          </w:p>
        </w:tc>
        <w:tc>
          <w:tcPr>
            <w:tcW w:w="33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39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Enregistre les suites données</w:t>
            </w:r>
          </w:p>
        </w:tc>
      </w:tr>
      <w:tr w:rsidR="00445900" w14:paraId="7744483F" w14:textId="77777777">
        <w:trPr>
          <w:cantSplit/>
        </w:trPr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3B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POST</w:t>
            </w:r>
          </w:p>
        </w:tc>
        <w:tc>
          <w:tcPr>
            <w:tcW w:w="3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3C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/campaigns/{id}/restitution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3D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Scolarité</w:t>
            </w:r>
          </w:p>
        </w:tc>
        <w:tc>
          <w:tcPr>
            <w:tcW w:w="33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3E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Publie la restitution aux étudiants</w:t>
            </w:r>
          </w:p>
        </w:tc>
      </w:tr>
      <w:tr w:rsidR="00445900" w14:paraId="77444844" w14:textId="77777777">
        <w:trPr>
          <w:cantSplit/>
        </w:trPr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40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PATCH</w:t>
            </w:r>
          </w:p>
        </w:tc>
        <w:tc>
          <w:tcPr>
            <w:tcW w:w="3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41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/moderation/comments/{id}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42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Scolarité</w:t>
            </w:r>
          </w:p>
        </w:tc>
        <w:tc>
          <w:tcPr>
            <w:tcW w:w="33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43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Masque ou valide un commentaire</w:t>
            </w:r>
          </w:p>
        </w:tc>
      </w:tr>
      <w:tr w:rsidR="00445900" w14:paraId="77444849" w14:textId="77777777">
        <w:trPr>
          <w:cantSplit/>
        </w:trPr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45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POST</w:t>
            </w:r>
          </w:p>
        </w:tc>
        <w:tc>
          <w:tcPr>
            <w:tcW w:w="3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46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/imports/{type}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47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Scolarité, Admin</w:t>
            </w:r>
          </w:p>
        </w:tc>
        <w:tc>
          <w:tcPr>
            <w:tcW w:w="33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48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Import CSV (utilisateurs, UE, inscriptions)</w:t>
            </w:r>
          </w:p>
        </w:tc>
      </w:tr>
      <w:tr w:rsidR="00445900" w14:paraId="7744484E" w14:textId="77777777">
        <w:trPr>
          <w:cantSplit/>
        </w:trPr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4A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GET</w:t>
            </w:r>
          </w:p>
        </w:tc>
        <w:tc>
          <w:tcPr>
            <w:tcW w:w="3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4B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/exports/{type}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4C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Selon rôle</w:t>
            </w:r>
          </w:p>
        </w:tc>
        <w:tc>
          <w:tcPr>
            <w:tcW w:w="33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4D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Exports PDF, Excel, Word</w:t>
            </w:r>
          </w:p>
        </w:tc>
      </w:tr>
      <w:tr w:rsidR="00445900" w14:paraId="77444853" w14:textId="77777777">
        <w:trPr>
          <w:cantSplit/>
        </w:trPr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4F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GET</w:t>
            </w:r>
          </w:p>
        </w:tc>
        <w:tc>
          <w:tcPr>
            <w:tcW w:w="3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50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/audit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51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Admin</w:t>
            </w:r>
          </w:p>
        </w:tc>
        <w:tc>
          <w:tcPr>
            <w:tcW w:w="33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52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Consultation du journal d’audit</w:t>
            </w:r>
          </w:p>
        </w:tc>
      </w:tr>
    </w:tbl>
    <w:p w14:paraId="77444854" w14:textId="77777777" w:rsidR="00445900" w:rsidRDefault="00445900">
      <w:pPr>
        <w:spacing w:after="160" w:line="20" w:lineRule="exact"/>
        <w:rPr>
          <w:rFonts w:ascii="Palatino Linotype" w:hAnsi="Palatino Linotype" w:cs="Palatino Linotype"/>
        </w:rPr>
      </w:pPr>
    </w:p>
    <w:p w14:paraId="77444855" w14:textId="77777777" w:rsidR="00445900" w:rsidRDefault="00000000">
      <w:pPr>
        <w:pStyle w:val="Titre2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5.7 Sécurité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506"/>
      </w:tblGrid>
      <w:tr w:rsidR="00445900" w14:paraId="77444858" w14:textId="77777777">
        <w:trPr>
          <w:cantSplit/>
          <w:tblHeader/>
        </w:trPr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56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Menace</w:t>
            </w:r>
          </w:p>
        </w:tc>
        <w:tc>
          <w:tcPr>
            <w:tcW w:w="65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57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Mesure</w:t>
            </w:r>
          </w:p>
        </w:tc>
      </w:tr>
      <w:tr w:rsidR="00445900" w14:paraId="7744485B" w14:textId="77777777">
        <w:trPr>
          <w:cantSplit/>
        </w:trPr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59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Interception des échanges</w:t>
            </w:r>
          </w:p>
        </w:tc>
        <w:tc>
          <w:tcPr>
            <w:tcW w:w="65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5A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HTTPS obligatoire (TLS), en-tête HSTS, redirection du port 80 vers 443</w:t>
            </w:r>
          </w:p>
        </w:tc>
      </w:tr>
      <w:tr w:rsidR="00445900" w14:paraId="7744485E" w14:textId="77777777">
        <w:trPr>
          <w:cantSplit/>
        </w:trPr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5C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Vol ou devinette de mot de passe</w:t>
            </w:r>
          </w:p>
        </w:tc>
        <w:tc>
          <w:tcPr>
            <w:tcW w:w="65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5D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Hachage argon2id, politique de mot de passe, limitation d’essais, double authentification pour les rôles sensibles</w:t>
            </w:r>
          </w:p>
        </w:tc>
      </w:tr>
      <w:tr w:rsidR="00445900" w14:paraId="77444861" w14:textId="77777777">
        <w:trPr>
          <w:cantSplit/>
        </w:trPr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5F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Accès à des données d’autrui (IDOR)</w:t>
            </w:r>
          </w:p>
        </w:tc>
        <w:tc>
          <w:tcPr>
            <w:tcW w:w="65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60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Contrôle du rôle et du périmètre à chaque requête côté serveur, tests dédiés</w:t>
            </w:r>
          </w:p>
        </w:tc>
      </w:tr>
      <w:tr w:rsidR="00445900" w14:paraId="77444864" w14:textId="77777777">
        <w:trPr>
          <w:cantSplit/>
        </w:trPr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62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Injection SQL</w:t>
            </w:r>
          </w:p>
        </w:tc>
        <w:tc>
          <w:tcPr>
            <w:tcW w:w="65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63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Requêtes paramétrées via l’ORM, validation stricte des entrées</w:t>
            </w:r>
          </w:p>
        </w:tc>
      </w:tr>
      <w:tr w:rsidR="00445900" w14:paraId="77444867" w14:textId="77777777">
        <w:trPr>
          <w:cantSplit/>
        </w:trPr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65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Cross-Site Scripting (XSS)</w:t>
            </w:r>
          </w:p>
        </w:tc>
        <w:tc>
          <w:tcPr>
            <w:tcW w:w="65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66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Échappement par défaut, politique CSP, nettoyage des commentaires libres</w:t>
            </w:r>
          </w:p>
        </w:tc>
      </w:tr>
      <w:tr w:rsidR="00445900" w14:paraId="7744486A" w14:textId="77777777">
        <w:trPr>
          <w:cantSplit/>
        </w:trPr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68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CSRF</w:t>
            </w:r>
          </w:p>
        </w:tc>
        <w:tc>
          <w:tcPr>
            <w:tcW w:w="65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69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Cookies SameSite, jetons anti-CSRF sur les routes à cookie</w:t>
            </w:r>
          </w:p>
        </w:tc>
      </w:tr>
      <w:tr w:rsidR="00445900" w14:paraId="7744486D" w14:textId="77777777">
        <w:trPr>
          <w:cantSplit/>
        </w:trPr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6B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Déni de service, automates</w:t>
            </w:r>
          </w:p>
        </w:tc>
        <w:tc>
          <w:tcPr>
            <w:tcW w:w="65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6C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Limitation de débit (Nginx et application), CAPTCHA discret en option sur la connexion</w:t>
            </w:r>
          </w:p>
        </w:tc>
      </w:tr>
      <w:tr w:rsidR="00445900" w14:paraId="77444870" w14:textId="77777777">
        <w:trPr>
          <w:cantSplit/>
        </w:trPr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6E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Fuite de secrets</w:t>
            </w:r>
          </w:p>
        </w:tc>
        <w:tc>
          <w:tcPr>
            <w:tcW w:w="65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6F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Variables d’environnement, gestionnaire de secrets, aucun secret dans Git</w:t>
            </w:r>
          </w:p>
        </w:tc>
      </w:tr>
      <w:tr w:rsidR="00445900" w14:paraId="77444873" w14:textId="77777777">
        <w:trPr>
          <w:cantSplit/>
        </w:trPr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71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Dépendances vulnérables</w:t>
            </w:r>
          </w:p>
        </w:tc>
        <w:tc>
          <w:tcPr>
            <w:tcW w:w="65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72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Audit automatique (npm audit, Dependabot) et mises à jour régulières</w:t>
            </w:r>
          </w:p>
        </w:tc>
      </w:tr>
      <w:tr w:rsidR="00445900" w14:paraId="77444876" w14:textId="77777777">
        <w:trPr>
          <w:cantSplit/>
        </w:trPr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74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lastRenderedPageBreak/>
              <w:t>Perte de données</w:t>
            </w:r>
          </w:p>
        </w:tc>
        <w:tc>
          <w:tcPr>
            <w:tcW w:w="65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75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Sauvegardes quotidiennes chiffrées, copie hors site, test de restauration mensuel</w:t>
            </w:r>
          </w:p>
        </w:tc>
      </w:tr>
      <w:tr w:rsidR="00445900" w14:paraId="77444879" w14:textId="77777777">
        <w:trPr>
          <w:cantSplit/>
        </w:trPr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77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Compromission du serveur</w:t>
            </w:r>
          </w:p>
        </w:tc>
        <w:tc>
          <w:tcPr>
            <w:tcW w:w="65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78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Pare-feu, accès SSH par clé et restreint, mises à jour automatiques, utilisateur non-root, conteneurs en moindre privilège</w:t>
            </w:r>
          </w:p>
        </w:tc>
      </w:tr>
      <w:tr w:rsidR="00445900" w14:paraId="7744487C" w14:textId="77777777">
        <w:trPr>
          <w:cantSplit/>
        </w:trPr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7A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Abus interne</w:t>
            </w:r>
          </w:p>
        </w:tc>
        <w:tc>
          <w:tcPr>
            <w:tcW w:w="65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7B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Journal d’audit, séparation des rôles, revue périodique des accès</w:t>
            </w:r>
          </w:p>
        </w:tc>
      </w:tr>
    </w:tbl>
    <w:p w14:paraId="7744487D" w14:textId="77777777" w:rsidR="00445900" w:rsidRDefault="00445900">
      <w:pPr>
        <w:spacing w:after="160" w:line="20" w:lineRule="exact"/>
        <w:rPr>
          <w:rFonts w:ascii="Palatino Linotype" w:hAnsi="Palatino Linotype" w:cs="Palatino Linotype"/>
        </w:rPr>
      </w:pPr>
    </w:p>
    <w:p w14:paraId="7744487E" w14:textId="77777777" w:rsidR="00445900" w:rsidRDefault="00000000">
      <w:pPr>
        <w:pStyle w:val="Titre2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5.8 Infrastructure et déploiement</w:t>
      </w:r>
    </w:p>
    <w:p w14:paraId="7744487F" w14:textId="77777777" w:rsidR="00445900" w:rsidRDefault="00000000">
      <w:pPr>
        <w:pStyle w:val="Titre3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Environnements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5206"/>
        <w:gridCol w:w="2300"/>
      </w:tblGrid>
      <w:tr w:rsidR="00445900" w14:paraId="77444883" w14:textId="77777777">
        <w:trPr>
          <w:cantSplit/>
          <w:tblHeader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80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Environnement</w:t>
            </w:r>
          </w:p>
        </w:tc>
        <w:tc>
          <w:tcPr>
            <w:tcW w:w="52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81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Usage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82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Données</w:t>
            </w:r>
          </w:p>
        </w:tc>
      </w:tr>
      <w:tr w:rsidR="00445900" w14:paraId="77444887" w14:textId="77777777">
        <w:trPr>
          <w:cantSplit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84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Local</w:t>
            </w:r>
          </w:p>
        </w:tc>
        <w:tc>
          <w:tcPr>
            <w:tcW w:w="52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85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Développement sur le poste des développeurs (Docker Compose)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86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Données fictives</w:t>
            </w:r>
          </w:p>
        </w:tc>
      </w:tr>
      <w:tr w:rsidR="00445900" w14:paraId="7744488B" w14:textId="77777777">
        <w:trPr>
          <w:cantSplit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88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Recette (staging)</w:t>
            </w:r>
          </w:p>
        </w:tc>
        <w:tc>
          <w:tcPr>
            <w:tcW w:w="52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89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Validation par la Scolarité et un groupe pilote avant mise en production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8A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Données de test ou anonymisées</w:t>
            </w:r>
          </w:p>
        </w:tc>
      </w:tr>
      <w:tr w:rsidR="00445900" w14:paraId="7744488F" w14:textId="77777777">
        <w:trPr>
          <w:cantSplit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8C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Production</w:t>
            </w:r>
          </w:p>
        </w:tc>
        <w:tc>
          <w:tcPr>
            <w:tcW w:w="52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8D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Utilisation réelle par l’ENP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8E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Données réelles, sauvegardées</w:t>
            </w:r>
          </w:p>
        </w:tc>
      </w:tr>
    </w:tbl>
    <w:p w14:paraId="77444890" w14:textId="77777777" w:rsidR="00445900" w:rsidRDefault="00445900">
      <w:pPr>
        <w:spacing w:after="160" w:line="20" w:lineRule="exact"/>
        <w:rPr>
          <w:rFonts w:ascii="Palatino Linotype" w:hAnsi="Palatino Linotype" w:cs="Palatino Linotype"/>
        </w:rPr>
      </w:pPr>
    </w:p>
    <w:p w14:paraId="77444891" w14:textId="77777777" w:rsidR="00445900" w:rsidRDefault="00000000">
      <w:pPr>
        <w:pStyle w:val="Titre3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Options d’hébergement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500"/>
        <w:gridCol w:w="3406"/>
      </w:tblGrid>
      <w:tr w:rsidR="00445900" w14:paraId="77444895" w14:textId="77777777">
        <w:trPr>
          <w:cantSplit/>
          <w:tblHeader/>
        </w:trPr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92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Option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93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Avantages</w:t>
            </w:r>
          </w:p>
        </w:tc>
        <w:tc>
          <w:tcPr>
            <w:tcW w:w="34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94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Inconvénients</w:t>
            </w:r>
          </w:p>
        </w:tc>
      </w:tr>
      <w:tr w:rsidR="00445900" w14:paraId="77444899" w14:textId="77777777">
        <w:trPr>
          <w:cantSplit/>
        </w:trPr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96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Serveur de l’ENP (sur site)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97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Données sous contrôle direct, pas de coût récurrent d’hébergement</w:t>
            </w:r>
          </w:p>
        </w:tc>
        <w:tc>
          <w:tcPr>
            <w:tcW w:w="34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98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Électricité, connectivité, sauvegardes et sécurité à la charge de l’ENP</w:t>
            </w:r>
          </w:p>
        </w:tc>
      </w:tr>
      <w:tr w:rsidR="00445900" w14:paraId="7744489D" w14:textId="77777777">
        <w:trPr>
          <w:cantSplit/>
        </w:trPr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9A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VPS chez un hébergeur (recommandé au démarrage)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9B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Mise en œuvre rapide, coût maîtrisé, bonne disponibilité, sauvegardes externes faciles</w:t>
            </w:r>
          </w:p>
        </w:tc>
        <w:tc>
          <w:tcPr>
            <w:tcW w:w="34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9C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Données hors site ; localisation du datacenter à valider avec la réglementation</w:t>
            </w:r>
          </w:p>
        </w:tc>
      </w:tr>
      <w:tr w:rsidR="00445900" w14:paraId="774448A1" w14:textId="77777777">
        <w:trPr>
          <w:cantSplit/>
        </w:trPr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9E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Hébergement hybride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9F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Application hébergée, sauvegardes copiées sur un serveur de l’ENP</w:t>
            </w:r>
          </w:p>
        </w:tc>
        <w:tc>
          <w:tcPr>
            <w:tcW w:w="34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A0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Plus de configuration</w:t>
            </w:r>
          </w:p>
        </w:tc>
      </w:tr>
    </w:tbl>
    <w:p w14:paraId="774448A2" w14:textId="77777777" w:rsidR="00445900" w:rsidRDefault="00445900">
      <w:pPr>
        <w:spacing w:after="160" w:line="20" w:lineRule="exact"/>
        <w:rPr>
          <w:rFonts w:ascii="Palatino Linotype" w:hAnsi="Palatino Linotype" w:cs="Palatino Linotype"/>
        </w:rPr>
      </w:pPr>
    </w:p>
    <w:p w14:paraId="774448A3" w14:textId="77777777" w:rsidR="00445900" w:rsidRDefault="00000000">
      <w:pPr>
        <w:pStyle w:val="Titre3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Dimensionnement initial et hypothèses</w:t>
      </w:r>
    </w:p>
    <w:p w14:paraId="774448A4" w14:textId="77777777" w:rsidR="00445900" w:rsidRDefault="00000000">
      <w:pPr>
        <w:spacing w:after="12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Hypothèses à confirmer : environ 2 000 étudiants, 8 UE par semestre, soit près de 16 000 questionnaires par semestre ; environ 150 UE avec 15 séances saisies par UE, soit près de 2 300 entrées de cahier de texte par semestre. La charge est faible en moyenne, avec un </w:t>
      </w:r>
      <w:r>
        <w:rPr>
          <w:rFonts w:ascii="Palatino Linotype" w:hAnsi="Palatino Linotype" w:cs="Palatino Linotype"/>
          <w:b/>
          <w:bCs/>
        </w:rPr>
        <w:t>pic en fin de campagne</w:t>
      </w:r>
      <w:r>
        <w:rPr>
          <w:rFonts w:ascii="Palatino Linotype" w:hAnsi="Palatino Linotype" w:cs="Palatino Linotype"/>
        </w:rPr>
        <w:t xml:space="preserve"> (jusqu’à plusieurs centaines d’utilisateurs simultanés).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706"/>
      </w:tblGrid>
      <w:tr w:rsidR="00445900" w14:paraId="774448A7" w14:textId="77777777">
        <w:trPr>
          <w:cantSplit/>
          <w:tblHeader/>
        </w:trPr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A5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Ressource</w:t>
            </w:r>
          </w:p>
        </w:tc>
        <w:tc>
          <w:tcPr>
            <w:tcW w:w="67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A6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Dimensionnement de départ</w:t>
            </w:r>
          </w:p>
        </w:tc>
      </w:tr>
      <w:tr w:rsidR="00445900" w14:paraId="774448AA" w14:textId="77777777">
        <w:trPr>
          <w:cantSplit/>
        </w:trPr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A8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Serveur applicatif et base</w:t>
            </w:r>
          </w:p>
        </w:tc>
        <w:tc>
          <w:tcPr>
            <w:tcW w:w="67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A9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2 à 4 vCPU, 4 à 8 Go de RAM, 60 Go SSD</w:t>
            </w:r>
          </w:p>
        </w:tc>
      </w:tr>
      <w:tr w:rsidR="00445900" w14:paraId="774448AD" w14:textId="77777777">
        <w:trPr>
          <w:cantSplit/>
        </w:trPr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AB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Réseau</w:t>
            </w:r>
          </w:p>
        </w:tc>
        <w:tc>
          <w:tcPr>
            <w:tcW w:w="67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AC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Adresse IP publique fixe, nom de domaine (par exemple evaluation.enp…), HTTPS</w:t>
            </w:r>
          </w:p>
        </w:tc>
      </w:tr>
      <w:tr w:rsidR="00445900" w14:paraId="774448B0" w14:textId="77777777">
        <w:trPr>
          <w:cantSplit/>
        </w:trPr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AE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Montée en charge</w:t>
            </w:r>
          </w:p>
        </w:tc>
        <w:tc>
          <w:tcPr>
            <w:tcW w:w="67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AF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Augmentation de la machine ; séparation base / application si nécessaire</w:t>
            </w:r>
          </w:p>
        </w:tc>
      </w:tr>
    </w:tbl>
    <w:p w14:paraId="774448B1" w14:textId="77777777" w:rsidR="00445900" w:rsidRDefault="00445900">
      <w:pPr>
        <w:spacing w:after="160" w:line="20" w:lineRule="exact"/>
        <w:rPr>
          <w:rFonts w:ascii="Palatino Linotype" w:hAnsi="Palatino Linotype" w:cs="Palatino Linotype"/>
        </w:rPr>
      </w:pPr>
    </w:p>
    <w:p w14:paraId="774448B2" w14:textId="77777777" w:rsidR="00445900" w:rsidRDefault="00000000">
      <w:pPr>
        <w:pStyle w:val="Titre3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Ports et exposition réseau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500"/>
        <w:gridCol w:w="2800"/>
        <w:gridCol w:w="2706"/>
      </w:tblGrid>
      <w:tr w:rsidR="00445900" w14:paraId="774448B7" w14:textId="77777777">
        <w:trPr>
          <w:cantSplit/>
          <w:tblHeader/>
        </w:trPr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B3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Port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B4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Service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B5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Exposition</w:t>
            </w:r>
          </w:p>
        </w:tc>
        <w:tc>
          <w:tcPr>
            <w:tcW w:w="27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B6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Remarque</w:t>
            </w:r>
          </w:p>
        </w:tc>
      </w:tr>
      <w:tr w:rsidR="00445900" w14:paraId="774448BC" w14:textId="77777777">
        <w:trPr>
          <w:cantSplit/>
        </w:trPr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B8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443 (TCP)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B9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HTTPS — Nginx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BA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Public</w:t>
            </w:r>
          </w:p>
        </w:tc>
        <w:tc>
          <w:tcPr>
            <w:tcW w:w="27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BB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Seul point d’entrée applicatif</w:t>
            </w:r>
          </w:p>
        </w:tc>
      </w:tr>
      <w:tr w:rsidR="00445900" w14:paraId="774448C1" w14:textId="77777777">
        <w:trPr>
          <w:cantSplit/>
        </w:trPr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BD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80 (TCP)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BE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HTTP — Nginx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BF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Public</w:t>
            </w:r>
          </w:p>
        </w:tc>
        <w:tc>
          <w:tcPr>
            <w:tcW w:w="27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C0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Redirige vers 443 et sert la validation du certificat</w:t>
            </w:r>
          </w:p>
        </w:tc>
      </w:tr>
      <w:tr w:rsidR="00445900" w14:paraId="774448C6" w14:textId="77777777">
        <w:trPr>
          <w:cantSplit/>
        </w:trPr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C2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lastRenderedPageBreak/>
              <w:t>22 (TCP)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C3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SSH — administration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C4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Restreint (adresses autorisées, clé uniquement)</w:t>
            </w:r>
          </w:p>
        </w:tc>
        <w:tc>
          <w:tcPr>
            <w:tcW w:w="27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C5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Mot de passe désactivé</w:t>
            </w:r>
          </w:p>
        </w:tc>
      </w:tr>
      <w:tr w:rsidR="00445900" w14:paraId="774448CB" w14:textId="77777777">
        <w:trPr>
          <w:cantSplit/>
        </w:trPr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C7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3000 (TCP)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C8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Application NestJS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C9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Interne (127.0.0.1)</w:t>
            </w:r>
          </w:p>
        </w:tc>
        <w:tc>
          <w:tcPr>
            <w:tcW w:w="27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CA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Joignable uniquement via Nginx</w:t>
            </w:r>
          </w:p>
        </w:tc>
      </w:tr>
      <w:tr w:rsidR="00445900" w14:paraId="774448D0" w14:textId="77777777">
        <w:trPr>
          <w:cantSplit/>
        </w:trPr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CC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5432 (TCP)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CD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PostgreSQL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CE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Interne (réseau privé)</w:t>
            </w:r>
          </w:p>
        </w:tc>
        <w:tc>
          <w:tcPr>
            <w:tcW w:w="27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CF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Jamais exposé à Internet</w:t>
            </w:r>
          </w:p>
        </w:tc>
      </w:tr>
      <w:tr w:rsidR="00445900" w14:paraId="774448D5" w14:textId="77777777">
        <w:trPr>
          <w:cantSplit/>
        </w:trPr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D1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6379 (TCP)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D2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Redis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D3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Interne (réseau privé)</w:t>
            </w:r>
          </w:p>
        </w:tc>
        <w:tc>
          <w:tcPr>
            <w:tcW w:w="27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D4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Mot de passe obligatoire</w:t>
            </w:r>
          </w:p>
        </w:tc>
      </w:tr>
      <w:tr w:rsidR="00445900" w14:paraId="774448DA" w14:textId="77777777">
        <w:trPr>
          <w:cantSplit/>
        </w:trPr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D6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587 (TCP, sortant)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D7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SMTP sécurisé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D8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Sortant</w:t>
            </w:r>
          </w:p>
        </w:tc>
        <w:tc>
          <w:tcPr>
            <w:tcW w:w="27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D9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Envoi des notifications</w:t>
            </w:r>
          </w:p>
        </w:tc>
      </w:tr>
    </w:tbl>
    <w:p w14:paraId="774448DB" w14:textId="77777777" w:rsidR="00445900" w:rsidRDefault="00445900">
      <w:pPr>
        <w:spacing w:after="160" w:line="20" w:lineRule="exact"/>
        <w:rPr>
          <w:rFonts w:ascii="Palatino Linotype" w:hAnsi="Palatino Linotype" w:cs="Palatino Linotype"/>
        </w:rPr>
      </w:pPr>
    </w:p>
    <w:p w14:paraId="774448DC" w14:textId="77777777" w:rsidR="00445900" w:rsidRDefault="00000000">
      <w:pPr>
        <w:pStyle w:val="Titre3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Chaîne de livraison</w:t>
      </w:r>
    </w:p>
    <w:p w14:paraId="774448DD" w14:textId="77777777" w:rsidR="00445900" w:rsidRDefault="00000000">
      <w:pPr>
        <w:pStyle w:val="Paragraphedeliste"/>
        <w:numPr>
          <w:ilvl w:val="0"/>
          <w:numId w:val="3"/>
        </w:numPr>
        <w:spacing w:after="6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Le code est versionné dans Git (branches </w:t>
      </w:r>
      <w:r>
        <w:rPr>
          <w:rFonts w:ascii="Palatino Linotype" w:eastAsia="Consolas" w:hAnsi="Palatino Linotype" w:cs="Palatino Linotype"/>
          <w:color w:val="2E5395"/>
          <w:sz w:val="19"/>
          <w:szCs w:val="19"/>
        </w:rPr>
        <w:t>main</w:t>
      </w:r>
      <w:r>
        <w:rPr>
          <w:rFonts w:ascii="Palatino Linotype" w:hAnsi="Palatino Linotype" w:cs="Palatino Linotype"/>
        </w:rPr>
        <w:t xml:space="preserve"> stable, </w:t>
      </w:r>
      <w:r>
        <w:rPr>
          <w:rFonts w:ascii="Palatino Linotype" w:eastAsia="Consolas" w:hAnsi="Palatino Linotype" w:cs="Palatino Linotype"/>
          <w:color w:val="2E5395"/>
          <w:sz w:val="19"/>
          <w:szCs w:val="19"/>
        </w:rPr>
        <w:t>develop</w:t>
      </w:r>
      <w:r>
        <w:rPr>
          <w:rFonts w:ascii="Palatino Linotype" w:hAnsi="Palatino Linotype" w:cs="Palatino Linotype"/>
        </w:rPr>
        <w:t>, branches de fonctionnalités avec revue de code).</w:t>
      </w:r>
    </w:p>
    <w:p w14:paraId="774448DE" w14:textId="77777777" w:rsidR="00445900" w:rsidRDefault="00000000">
      <w:pPr>
        <w:pStyle w:val="Paragraphedeliste"/>
        <w:numPr>
          <w:ilvl w:val="0"/>
          <w:numId w:val="3"/>
        </w:numPr>
        <w:spacing w:after="6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À chaque envoi, l’intégration continue exécute l’analyse statique, les tests unitaires et d’API, puis construit les images Docker.</w:t>
      </w:r>
    </w:p>
    <w:p w14:paraId="774448DF" w14:textId="77777777" w:rsidR="00445900" w:rsidRDefault="00000000">
      <w:pPr>
        <w:pStyle w:val="Paragraphedeliste"/>
        <w:numPr>
          <w:ilvl w:val="0"/>
          <w:numId w:val="3"/>
        </w:numPr>
        <w:spacing w:after="6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Le déploiement en recette est automatique ; la mise en production est déclenchée après validation manuelle.</w:t>
      </w:r>
    </w:p>
    <w:p w14:paraId="774448E0" w14:textId="77777777" w:rsidR="00445900" w:rsidRDefault="00000000">
      <w:pPr>
        <w:pStyle w:val="Paragraphedeliste"/>
        <w:numPr>
          <w:ilvl w:val="0"/>
          <w:numId w:val="3"/>
        </w:numPr>
        <w:spacing w:after="6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Les migrations de base de données sont appliquées avant le démarrage de la nouvelle version, après sauvegarde.</w:t>
      </w:r>
    </w:p>
    <w:p w14:paraId="774448E1" w14:textId="77777777" w:rsidR="00445900" w:rsidRDefault="00000000">
      <w:pPr>
        <w:pStyle w:val="Paragraphedeliste"/>
        <w:numPr>
          <w:ilvl w:val="0"/>
          <w:numId w:val="3"/>
        </w:numPr>
        <w:spacing w:after="6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Un retour arrière (rollback) vers l’image précédente est possible en quelques minutes ; la supervision alerte l’administrateur par e-mail.</w:t>
      </w:r>
    </w:p>
    <w:p w14:paraId="774448E2" w14:textId="77777777" w:rsidR="00445900" w:rsidRDefault="00000000">
      <w:pPr>
        <w:pStyle w:val="Titre1"/>
        <w:pageBreakBefore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lastRenderedPageBreak/>
        <w:t>6. Exigences non fonctionnelles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906"/>
        <w:gridCol w:w="2800"/>
      </w:tblGrid>
      <w:tr w:rsidR="00445900" w14:paraId="774448E6" w14:textId="77777777">
        <w:trPr>
          <w:cantSplit/>
          <w:tblHeader/>
        </w:trPr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E3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Catégorie</w:t>
            </w:r>
          </w:p>
        </w:tc>
        <w:tc>
          <w:tcPr>
            <w:tcW w:w="4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E4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Exigence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E5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Cible</w:t>
            </w:r>
          </w:p>
        </w:tc>
      </w:tr>
      <w:tr w:rsidR="00445900" w14:paraId="774448EA" w14:textId="77777777">
        <w:trPr>
          <w:cantSplit/>
        </w:trPr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E7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Performance</w:t>
            </w:r>
          </w:p>
        </w:tc>
        <w:tc>
          <w:tcPr>
            <w:tcW w:w="4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E8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Temps de chargement d’une page courante sur connexion mobile 4G ; temps de réponse de l’API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E9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&lt; 3 s ; 95 % des requêtes &lt; 500 ms</w:t>
            </w:r>
          </w:p>
        </w:tc>
      </w:tr>
      <w:tr w:rsidR="00445900" w14:paraId="774448EE" w14:textId="77777777">
        <w:trPr>
          <w:cantSplit/>
        </w:trPr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EB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Poids des pages</w:t>
            </w:r>
          </w:p>
        </w:tc>
        <w:tc>
          <w:tcPr>
            <w:tcW w:w="4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EC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Poids initial du frontend compressé, afin de rester utilisable sur connexion lente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ED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&lt; 300 Ko</w:t>
            </w:r>
          </w:p>
        </w:tc>
      </w:tr>
      <w:tr w:rsidR="00445900" w14:paraId="774448F2" w14:textId="77777777">
        <w:trPr>
          <w:cantSplit/>
        </w:trPr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EF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Capacité</w:t>
            </w:r>
          </w:p>
        </w:tc>
        <w:tc>
          <w:tcPr>
            <w:tcW w:w="4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F0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Utilisateurs simultanés en période de pointe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F1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≥ 500</w:t>
            </w:r>
          </w:p>
        </w:tc>
      </w:tr>
      <w:tr w:rsidR="00445900" w14:paraId="774448F6" w14:textId="77777777">
        <w:trPr>
          <w:cantSplit/>
        </w:trPr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F3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Disponibilité</w:t>
            </w:r>
          </w:p>
        </w:tc>
        <w:tc>
          <w:tcPr>
            <w:tcW w:w="4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F4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Disponibilité mensuelle hors maintenance planifiée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F5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99 % (99,5 % pendant les campagnes)</w:t>
            </w:r>
          </w:p>
        </w:tc>
      </w:tr>
      <w:tr w:rsidR="00445900" w14:paraId="774448FA" w14:textId="77777777">
        <w:trPr>
          <w:cantSplit/>
        </w:trPr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F7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Sauvegarde et reprise</w:t>
            </w:r>
          </w:p>
        </w:tc>
        <w:tc>
          <w:tcPr>
            <w:tcW w:w="4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F8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Perte de données maximale (RPO) ; durée de rétablissement (RTO)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F9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24 h ; 4 h</w:t>
            </w:r>
          </w:p>
        </w:tc>
      </w:tr>
      <w:tr w:rsidR="00445900" w14:paraId="774448FE" w14:textId="77777777">
        <w:trPr>
          <w:cantSplit/>
        </w:trPr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FB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Sécurité</w:t>
            </w:r>
          </w:p>
        </w:tc>
        <w:tc>
          <w:tcPr>
            <w:tcW w:w="4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FC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Conformité aux recommandations OWASP Top 10, audit de sécurité avant mise en production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FD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Aucune vulnérabilité critique ou élevée</w:t>
            </w:r>
          </w:p>
        </w:tc>
      </w:tr>
      <w:tr w:rsidR="00445900" w14:paraId="77444902" w14:textId="77777777">
        <w:trPr>
          <w:cantSplit/>
        </w:trPr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8FF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Accessibilité</w:t>
            </w:r>
          </w:p>
        </w:tc>
        <w:tc>
          <w:tcPr>
            <w:tcW w:w="4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900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Respect des recommandations WCAG 2.1 niveau AA (contrastes, navigation clavier, libellés)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901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Niveau AA</w:t>
            </w:r>
          </w:p>
        </w:tc>
      </w:tr>
      <w:tr w:rsidR="00445900" w14:paraId="77444906" w14:textId="77777777">
        <w:trPr>
          <w:cantSplit/>
        </w:trPr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903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Compatibilité</w:t>
            </w:r>
          </w:p>
        </w:tc>
        <w:tc>
          <w:tcPr>
            <w:tcW w:w="4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904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Navigateurs récents (Chrome, Firefox, Edge, Safari) ; Android 8+ et iOS 14+ ; écrans à partir de 360 px de large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905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Conforme</w:t>
            </w:r>
          </w:p>
        </w:tc>
      </w:tr>
      <w:tr w:rsidR="00445900" w14:paraId="7744490A" w14:textId="77777777">
        <w:trPr>
          <w:cantSplit/>
        </w:trPr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907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Faible connectivité</w:t>
            </w:r>
          </w:p>
        </w:tc>
        <w:tc>
          <w:tcPr>
            <w:tcW w:w="4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908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Brouillons locaux, reprise après coupure, compression, cache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909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Questionnaire de 19 critères terminé sans perte en cas de coupure</w:t>
            </w:r>
          </w:p>
        </w:tc>
      </w:tr>
      <w:tr w:rsidR="00445900" w14:paraId="7744490E" w14:textId="77777777">
        <w:trPr>
          <w:cantSplit/>
        </w:trPr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90B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Langue</w:t>
            </w:r>
          </w:p>
        </w:tc>
        <w:tc>
          <w:tcPr>
            <w:tcW w:w="4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90C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Interface en français, structure prête pour d’autres langues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90D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Français</w:t>
            </w:r>
          </w:p>
        </w:tc>
      </w:tr>
      <w:tr w:rsidR="00445900" w14:paraId="77444912" w14:textId="77777777">
        <w:trPr>
          <w:cantSplit/>
        </w:trPr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90F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Maintenabilité</w:t>
            </w:r>
          </w:p>
        </w:tc>
        <w:tc>
          <w:tcPr>
            <w:tcW w:w="4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910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Code versionné, documenté, tests automatisés sur la logique métier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911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Couverture ≥ 70 % des règles de gestion</w:t>
            </w:r>
          </w:p>
        </w:tc>
      </w:tr>
      <w:tr w:rsidR="00445900" w14:paraId="77444916" w14:textId="77777777">
        <w:trPr>
          <w:cantSplit/>
        </w:trPr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913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Traçabilité</w:t>
            </w:r>
          </w:p>
        </w:tc>
        <w:tc>
          <w:tcPr>
            <w:tcW w:w="4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914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Journal d’audit des actions sensibles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915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100 % des actions listées en ADM-02</w:t>
            </w:r>
          </w:p>
        </w:tc>
      </w:tr>
      <w:tr w:rsidR="00445900" w14:paraId="7744491A" w14:textId="77777777">
        <w:trPr>
          <w:cantSplit/>
        </w:trPr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917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Conformité</w:t>
            </w:r>
          </w:p>
        </w:tc>
        <w:tc>
          <w:tcPr>
            <w:tcW w:w="4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918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Article 77 du Règlement des Études ; réglementation sur la protection des données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919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Conforme</w:t>
            </w:r>
          </w:p>
        </w:tc>
      </w:tr>
      <w:tr w:rsidR="00445900" w14:paraId="7744491E" w14:textId="77777777">
        <w:trPr>
          <w:cantSplit/>
        </w:trPr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91B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Sobriété et coût</w:t>
            </w:r>
          </w:p>
        </w:tc>
        <w:tc>
          <w:tcPr>
            <w:tcW w:w="4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91C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Technologies libres, aucun coût de licence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91D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Coût récurrent limité à l’hébergement et au nom de domaine</w:t>
            </w:r>
          </w:p>
        </w:tc>
      </w:tr>
    </w:tbl>
    <w:p w14:paraId="7744491F" w14:textId="77777777" w:rsidR="00445900" w:rsidRDefault="00445900">
      <w:pPr>
        <w:spacing w:after="160" w:line="20" w:lineRule="exact"/>
        <w:rPr>
          <w:rFonts w:ascii="Palatino Linotype" w:hAnsi="Palatino Linotype" w:cs="Palatino Linotype"/>
        </w:rPr>
      </w:pPr>
    </w:p>
    <w:p w14:paraId="77444920" w14:textId="77777777" w:rsidR="00445900" w:rsidRDefault="00000000">
      <w:pPr>
        <w:pStyle w:val="Titre1"/>
        <w:pageBreakBefore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lastRenderedPageBreak/>
        <w:t>7. Interfaces et charte graphique</w:t>
      </w:r>
    </w:p>
    <w:p w14:paraId="77444921" w14:textId="77777777" w:rsidR="00445900" w:rsidRDefault="00000000">
      <w:pPr>
        <w:pStyle w:val="Titre2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7.1 Charte graphique</w:t>
      </w:r>
    </w:p>
    <w:p w14:paraId="77444922" w14:textId="77777777" w:rsidR="00445900" w:rsidRDefault="00000000">
      <w:pPr>
        <w:spacing w:after="12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L’interface reprend </w:t>
      </w:r>
      <w:r>
        <w:rPr>
          <w:rFonts w:ascii="Palatino Linotype" w:hAnsi="Palatino Linotype" w:cs="Palatino Linotype"/>
          <w:b/>
          <w:bCs/>
        </w:rPr>
        <w:t>la même échelle de couleurs que la grille d’évaluation de l’ENP</w:t>
      </w:r>
      <w:r>
        <w:rPr>
          <w:rFonts w:ascii="Palatino Linotype" w:hAnsi="Palatino Linotype" w:cs="Palatino Linotype"/>
        </w:rPr>
        <w:t>, afin que les documents exportés et l’application forment un ensemble cohérent. La police de référence est Calibri (ou, à défaut sur le web, Carlito ou une police sans empattement équivalente).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500"/>
        <w:gridCol w:w="3000"/>
        <w:gridCol w:w="3706"/>
      </w:tblGrid>
      <w:tr w:rsidR="00445900" w14:paraId="77444927" w14:textId="77777777">
        <w:trPr>
          <w:tblHeader/>
        </w:trPr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923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Aperçu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924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Code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925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Nom</w:t>
            </w:r>
          </w:p>
        </w:tc>
        <w:tc>
          <w:tcPr>
            <w:tcW w:w="37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926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Usage dans l’interface</w:t>
            </w:r>
          </w:p>
        </w:tc>
      </w:tr>
      <w:tr w:rsidR="00445900" w14:paraId="7744492C" w14:textId="77777777">
        <w:trPr>
          <w:cantSplit/>
          <w:trHeight w:val="520"/>
        </w:trPr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928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Aa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929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color w:val="000000"/>
                <w:sz w:val="18"/>
                <w:szCs w:val="18"/>
              </w:rPr>
              <w:t>#1F3864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92A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Bleu marine</w:t>
            </w:r>
          </w:p>
        </w:tc>
        <w:tc>
          <w:tcPr>
            <w:tcW w:w="37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92B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color w:val="000000"/>
                <w:sz w:val="18"/>
                <w:szCs w:val="18"/>
              </w:rPr>
              <w:t>En-têtes de tableaux, boutons principaux, barre de navigation, titres de premier niveau</w:t>
            </w:r>
          </w:p>
        </w:tc>
      </w:tr>
      <w:tr w:rsidR="00445900" w14:paraId="77444931" w14:textId="77777777">
        <w:trPr>
          <w:cantSplit/>
          <w:trHeight w:val="520"/>
        </w:trPr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39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92D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Aa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92E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color w:val="000000"/>
                <w:sz w:val="18"/>
                <w:szCs w:val="18"/>
              </w:rPr>
              <w:t>#2E5395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92F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Bleu ENP</w:t>
            </w:r>
          </w:p>
        </w:tc>
        <w:tc>
          <w:tcPr>
            <w:tcW w:w="37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930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color w:val="000000"/>
                <w:sz w:val="18"/>
                <w:szCs w:val="18"/>
              </w:rPr>
              <w:t>Sous-titres, liens, éléments actifs, courbes et barres de graphiques</w:t>
            </w:r>
          </w:p>
        </w:tc>
      </w:tr>
      <w:tr w:rsidR="00445900" w14:paraId="77444936" w14:textId="77777777">
        <w:trPr>
          <w:cantSplit/>
          <w:trHeight w:val="520"/>
        </w:trPr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932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Aa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933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color w:val="000000"/>
                <w:sz w:val="18"/>
                <w:szCs w:val="18"/>
              </w:rPr>
              <w:t>#DCE6F1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934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Bleu clair</w:t>
            </w:r>
          </w:p>
        </w:tc>
        <w:tc>
          <w:tcPr>
            <w:tcW w:w="37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935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color w:val="000000"/>
                <w:sz w:val="18"/>
                <w:szCs w:val="18"/>
              </w:rPr>
              <w:t>Fonds de cellules, de cartes et de critères, survol de lignes</w:t>
            </w:r>
          </w:p>
        </w:tc>
      </w:tr>
      <w:tr w:rsidR="00445900" w14:paraId="7744493B" w14:textId="77777777">
        <w:trPr>
          <w:cantSplit/>
          <w:trHeight w:val="520"/>
        </w:trPr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DF0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937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8B5A2B"/>
                <w:sz w:val="18"/>
                <w:szCs w:val="18"/>
              </w:rPr>
              <w:t>Aa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938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color w:val="000000"/>
                <w:sz w:val="18"/>
                <w:szCs w:val="18"/>
              </w:rPr>
              <w:t>#FDF0DA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939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Crème</w:t>
            </w:r>
          </w:p>
        </w:tc>
        <w:tc>
          <w:tcPr>
            <w:tcW w:w="37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93A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color w:val="000000"/>
                <w:sz w:val="18"/>
                <w:szCs w:val="18"/>
              </w:rPr>
              <w:t>Encarts d’information et cadre réglementaire (article 77), messages d’avertissement</w:t>
            </w:r>
          </w:p>
        </w:tc>
      </w:tr>
      <w:tr w:rsidR="00445900" w14:paraId="77444940" w14:textId="77777777">
        <w:trPr>
          <w:cantSplit/>
          <w:trHeight w:val="520"/>
        </w:trPr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8B5A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93C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Aa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93D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color w:val="000000"/>
                <w:sz w:val="18"/>
                <w:szCs w:val="18"/>
              </w:rPr>
              <w:t>#8B5A2B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93E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Brun</w:t>
            </w:r>
          </w:p>
        </w:tc>
        <w:tc>
          <w:tcPr>
            <w:tcW w:w="37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93F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color w:val="000000"/>
                <w:sz w:val="18"/>
                <w:szCs w:val="18"/>
              </w:rPr>
              <w:t>Texte et filet des encarts crème</w:t>
            </w:r>
          </w:p>
        </w:tc>
      </w:tr>
      <w:tr w:rsidR="00445900" w14:paraId="77444945" w14:textId="77777777">
        <w:trPr>
          <w:cantSplit/>
          <w:trHeight w:val="520"/>
        </w:trPr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941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Aa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942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color w:val="000000"/>
                <w:sz w:val="18"/>
                <w:szCs w:val="18"/>
              </w:rPr>
              <w:t>#595959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943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Gris foncé</w:t>
            </w:r>
          </w:p>
        </w:tc>
        <w:tc>
          <w:tcPr>
            <w:tcW w:w="37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944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color w:val="000000"/>
                <w:sz w:val="18"/>
                <w:szCs w:val="18"/>
              </w:rPr>
              <w:t>Sous-titres, textes secondaires, aides à la saisie</w:t>
            </w:r>
          </w:p>
        </w:tc>
      </w:tr>
      <w:tr w:rsidR="00445900" w14:paraId="7744494A" w14:textId="77777777">
        <w:trPr>
          <w:cantSplit/>
          <w:trHeight w:val="520"/>
        </w:trPr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AAAA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946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000000"/>
                <w:sz w:val="18"/>
                <w:szCs w:val="18"/>
              </w:rPr>
              <w:t>Aa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947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color w:val="000000"/>
                <w:sz w:val="18"/>
                <w:szCs w:val="18"/>
              </w:rPr>
              <w:t>#AAAAAA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948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Gris de bordure</w:t>
            </w:r>
          </w:p>
        </w:tc>
        <w:tc>
          <w:tcPr>
            <w:tcW w:w="37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949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color w:val="000000"/>
                <w:sz w:val="18"/>
                <w:szCs w:val="18"/>
              </w:rPr>
              <w:t>Bordures de tableaux, séparateurs, champs de formulaire</w:t>
            </w:r>
          </w:p>
        </w:tc>
      </w:tr>
      <w:tr w:rsidR="00445900" w14:paraId="7744494F" w14:textId="77777777">
        <w:trPr>
          <w:cantSplit/>
          <w:trHeight w:val="520"/>
        </w:trPr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94B" w14:textId="77777777" w:rsidR="00445900" w:rsidRDefault="00445900">
            <w:pPr>
              <w:jc w:val="center"/>
              <w:rPr>
                <w:rFonts w:ascii="Palatino Linotype" w:hAnsi="Palatino Linotype" w:cs="Palatino Linotype"/>
              </w:rPr>
            </w:pP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94C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color w:val="000000"/>
                <w:sz w:val="18"/>
                <w:szCs w:val="18"/>
              </w:rPr>
              <w:t>#FFFFFF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94D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Blanc</w:t>
            </w:r>
          </w:p>
        </w:tc>
        <w:tc>
          <w:tcPr>
            <w:tcW w:w="37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94E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color w:val="000000"/>
                <w:sz w:val="18"/>
                <w:szCs w:val="18"/>
              </w:rPr>
              <w:t>Fond des pages, texte sur fond marine ou bleu</w:t>
            </w:r>
          </w:p>
        </w:tc>
      </w:tr>
    </w:tbl>
    <w:p w14:paraId="77444950" w14:textId="77777777" w:rsidR="00445900" w:rsidRDefault="00445900">
      <w:pPr>
        <w:spacing w:after="160" w:line="20" w:lineRule="exact"/>
        <w:rPr>
          <w:rFonts w:ascii="Palatino Linotype" w:hAnsi="Palatino Linotype" w:cs="Palatino Linotype"/>
        </w:rPr>
      </w:pPr>
    </w:p>
    <w:p w14:paraId="77444951" w14:textId="77777777" w:rsidR="00445900" w:rsidRDefault="00000000">
      <w:pPr>
        <w:pStyle w:val="Paragraphedeliste"/>
        <w:numPr>
          <w:ilvl w:val="0"/>
          <w:numId w:val="1"/>
        </w:numPr>
        <w:spacing w:after="6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  <w:b/>
          <w:bCs/>
        </w:rPr>
        <w:t>Hiérarchie</w:t>
      </w:r>
      <w:r>
        <w:rPr>
          <w:rFonts w:ascii="Palatino Linotype" w:hAnsi="Palatino Linotype" w:cs="Palatino Linotype"/>
        </w:rPr>
        <w:t xml:space="preserve"> : bleu marine pour les actions principales, bleu pour l’information active, crème pour tout ce qui relève de la règle ou de l’avertissement.</w:t>
      </w:r>
    </w:p>
    <w:p w14:paraId="77444952" w14:textId="77777777" w:rsidR="00445900" w:rsidRDefault="00000000">
      <w:pPr>
        <w:pStyle w:val="Paragraphedeliste"/>
        <w:numPr>
          <w:ilvl w:val="0"/>
          <w:numId w:val="1"/>
        </w:numPr>
        <w:spacing w:after="6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  <w:b/>
          <w:bCs/>
        </w:rPr>
        <w:t>Tableaux</w:t>
      </w:r>
      <w:r>
        <w:rPr>
          <w:rFonts w:ascii="Palatino Linotype" w:hAnsi="Palatino Linotype" w:cs="Palatino Linotype"/>
        </w:rPr>
        <w:t xml:space="preserve"> : en-tête bleu marine à texte blanc, première colonne ou cellules d’étiquettes en bleu clair, bordures grises fines, comme dans la grille.</w:t>
      </w:r>
    </w:p>
    <w:p w14:paraId="77444953" w14:textId="77777777" w:rsidR="00445900" w:rsidRDefault="00000000">
      <w:pPr>
        <w:pStyle w:val="Paragraphedeliste"/>
        <w:numPr>
          <w:ilvl w:val="0"/>
          <w:numId w:val="1"/>
        </w:numPr>
        <w:spacing w:after="6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  <w:b/>
          <w:bCs/>
        </w:rPr>
        <w:t>Échelle de notation 1 à 5</w:t>
      </w:r>
      <w:r>
        <w:rPr>
          <w:rFonts w:ascii="Palatino Linotype" w:hAnsi="Palatino Linotype" w:cs="Palatino Linotype"/>
        </w:rPr>
        <w:t xml:space="preserve"> : cases à cocher et libellés identiques à la grille (Pas du tout d’accord, Plutôt pas d’accord, Neutre, Plutôt d’accord, Tout à fait d’accord, Sans avis), sans code couleur « feu tricolore » afin de ne pas influencer les réponses.</w:t>
      </w:r>
    </w:p>
    <w:p w14:paraId="77444954" w14:textId="77777777" w:rsidR="00445900" w:rsidRDefault="00000000">
      <w:pPr>
        <w:pStyle w:val="Paragraphedeliste"/>
        <w:numPr>
          <w:ilvl w:val="0"/>
          <w:numId w:val="1"/>
        </w:numPr>
        <w:spacing w:after="6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  <w:b/>
          <w:bCs/>
        </w:rPr>
        <w:t>Graphiques de résultats</w:t>
      </w:r>
      <w:r>
        <w:rPr>
          <w:rFonts w:ascii="Palatino Linotype" w:hAnsi="Palatino Linotype" w:cs="Palatino Linotype"/>
        </w:rPr>
        <w:t xml:space="preserve"> : nuances de bleu uniquement (marine, bleu, bleu clair) ; le crème sert à signaler un seuil non atteint.</w:t>
      </w:r>
    </w:p>
    <w:p w14:paraId="77444955" w14:textId="77777777" w:rsidR="00445900" w:rsidRDefault="00000000">
      <w:pPr>
        <w:pStyle w:val="Paragraphedeliste"/>
        <w:numPr>
          <w:ilvl w:val="0"/>
          <w:numId w:val="1"/>
        </w:numPr>
        <w:spacing w:after="6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  <w:b/>
          <w:bCs/>
        </w:rPr>
        <w:t>Contraste</w:t>
      </w:r>
      <w:r>
        <w:rPr>
          <w:rFonts w:ascii="Palatino Linotype" w:hAnsi="Palatino Linotype" w:cs="Palatino Linotype"/>
        </w:rPr>
        <w:t xml:space="preserve"> : texte blanc sur marine ou bleu (rapport supérieur à 7:1 sur le marine), texte marine sur bleu clair, conformes au niveau AA.</w:t>
      </w:r>
    </w:p>
    <w:p w14:paraId="77444956" w14:textId="77777777" w:rsidR="00445900" w:rsidRDefault="00000000">
      <w:pPr>
        <w:pStyle w:val="Paragraphedeliste"/>
        <w:numPr>
          <w:ilvl w:val="0"/>
          <w:numId w:val="1"/>
        </w:numPr>
        <w:spacing w:after="6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  <w:b/>
          <w:bCs/>
        </w:rPr>
        <w:t>En-tête officiel</w:t>
      </w:r>
      <w:r>
        <w:rPr>
          <w:rFonts w:ascii="Palatino Linotype" w:hAnsi="Palatino Linotype" w:cs="Palatino Linotype"/>
        </w:rPr>
        <w:t xml:space="preserve"> : mention « République Togolaise — Travail — Liberté — Patrie » et logo de l’ENP sur la page de connexion et les exports.</w:t>
      </w:r>
    </w:p>
    <w:p w14:paraId="77444957" w14:textId="77777777" w:rsidR="00445900" w:rsidRDefault="00000000">
      <w:pPr>
        <w:pStyle w:val="Titre2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7.2 Écrans principaux par rôle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406"/>
      </w:tblGrid>
      <w:tr w:rsidR="00445900" w14:paraId="7744495A" w14:textId="77777777">
        <w:trPr>
          <w:cantSplit/>
          <w:tblHeader/>
        </w:trPr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958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Rôle</w:t>
            </w:r>
          </w:p>
        </w:tc>
        <w:tc>
          <w:tcPr>
            <w:tcW w:w="74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959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Écrans clés</w:t>
            </w:r>
          </w:p>
        </w:tc>
      </w:tr>
      <w:tr w:rsidR="00445900" w14:paraId="7744495D" w14:textId="77777777">
        <w:trPr>
          <w:cantSplit/>
        </w:trPr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95B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Tous</w:t>
            </w:r>
          </w:p>
        </w:tc>
        <w:tc>
          <w:tcPr>
            <w:tcW w:w="74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95C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Connexion, activation du compte, mot de passe oublié, profil, choix du profil actif, notifications</w:t>
            </w:r>
          </w:p>
        </w:tc>
      </w:tr>
      <w:tr w:rsidR="00445900" w14:paraId="77444960" w14:textId="77777777">
        <w:trPr>
          <w:cantSplit/>
        </w:trPr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95E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lastRenderedPageBreak/>
              <w:t>Étudiant</w:t>
            </w:r>
          </w:p>
        </w:tc>
        <w:tc>
          <w:tcPr>
            <w:tcW w:w="74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95F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Liste des UE à évaluer avec état · Questionnaire en 5 sections (une section par écran sur mobile) · Confirmation d’envoi · Restitution des résultats et suites données</w:t>
            </w:r>
          </w:p>
        </w:tc>
      </w:tr>
      <w:tr w:rsidR="00445900" w14:paraId="77444963" w14:textId="77777777">
        <w:trPr>
          <w:cantSplit/>
        </w:trPr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961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Délégué</w:t>
            </w:r>
          </w:p>
        </w:tc>
        <w:tc>
          <w:tcPr>
            <w:tcW w:w="74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962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Calendrier des séances de la classe · Formulaire de séance (saisie rapide) · Séances en attente de visa ou contestées · Taux de réalisation des UE</w:t>
            </w:r>
          </w:p>
        </w:tc>
      </w:tr>
      <w:tr w:rsidR="00445900" w14:paraId="77444966" w14:textId="77777777">
        <w:trPr>
          <w:cantSplit/>
        </w:trPr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964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Enseignant</w:t>
            </w:r>
          </w:p>
        </w:tc>
        <w:tc>
          <w:tcPr>
            <w:tcW w:w="74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965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Mes UE · Fiche de résultats (moyennes par section, distribution, commentaires) · Évolution entre semestres · Visas à traiter · Cahier de texte de mes UE</w:t>
            </w:r>
          </w:p>
        </w:tc>
      </w:tr>
      <w:tr w:rsidR="00445900" w14:paraId="77444969" w14:textId="77777777">
        <w:trPr>
          <w:cantSplit/>
        </w:trPr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967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Chef de Département</w:t>
            </w:r>
          </w:p>
        </w:tc>
        <w:tc>
          <w:tcPr>
            <w:tcW w:w="74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968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Tableau de bord de campagne · Résultats par UE · Grille de synthèse du semestre · Saisie des suites données · Suivi des cahiers de texte et volumes horaires</w:t>
            </w:r>
          </w:p>
        </w:tc>
      </w:tr>
      <w:tr w:rsidR="00445900" w14:paraId="7744496C" w14:textId="77777777">
        <w:trPr>
          <w:cantSplit/>
        </w:trPr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96A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Scolarité</w:t>
            </w:r>
          </w:p>
        </w:tc>
        <w:tc>
          <w:tcPr>
            <w:tcW w:w="74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96B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Campagnes (création, suivi, clôture) · Référentiels et imports · Modération des commentaires · Publication de la restitution · Exports</w:t>
            </w:r>
          </w:p>
        </w:tc>
      </w:tr>
      <w:tr w:rsidR="003C73D6" w14:paraId="21A14F25" w14:textId="77777777">
        <w:trPr>
          <w:cantSplit/>
          <w:ins w:id="339" w:author="Kodjo ATTIPOU" w:date="2026-10-08T02:51:00Z" w16du:dateUtc="2026-10-08T02:51:00Z"/>
        </w:trPr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D368AC" w14:textId="3F463365" w:rsidR="003C73D6" w:rsidRDefault="003C73D6">
            <w:pPr>
              <w:jc w:val="left"/>
              <w:rPr>
                <w:ins w:id="340" w:author="Kodjo ATTIPOU" w:date="2026-10-08T02:51:00Z" w16du:dateUtc="2026-10-08T02:51:00Z"/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</w:pPr>
            <w:ins w:id="341" w:author="Kodjo ATTIPOU" w:date="2026-10-08T02:51:00Z" w16du:dateUtc="2026-10-08T02:51:00Z">
              <w:r>
                <w:rPr>
                  <w:rFonts w:ascii="Palatino Linotype" w:hAnsi="Palatino Linotype" w:cs="Palatino Linotype"/>
                  <w:b/>
                  <w:bCs/>
                  <w:color w:val="1F3864"/>
                  <w:sz w:val="18"/>
                  <w:szCs w:val="18"/>
                </w:rPr>
                <w:t>Direction des Études</w:t>
              </w:r>
            </w:ins>
          </w:p>
        </w:tc>
        <w:tc>
          <w:tcPr>
            <w:tcW w:w="74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634029" w14:textId="4269F75C" w:rsidR="003C73D6" w:rsidRDefault="00366F3C">
            <w:pPr>
              <w:jc w:val="left"/>
              <w:rPr>
                <w:ins w:id="342" w:author="Kodjo ATTIPOU" w:date="2026-10-08T02:51:00Z" w16du:dateUtc="2026-10-08T02:51:00Z"/>
                <w:rFonts w:ascii="Palatino Linotype" w:hAnsi="Palatino Linotype" w:cs="Palatino Linotype"/>
                <w:sz w:val="18"/>
                <w:szCs w:val="18"/>
              </w:rPr>
            </w:pPr>
            <w:ins w:id="343" w:author="Kodjo ATTIPOU" w:date="2026-10-08T02:51:00Z" w16du:dateUtc="2026-10-08T02:51:00Z">
              <w:r>
                <w:rPr>
                  <w:rFonts w:ascii="Palatino Linotype" w:hAnsi="Palatino Linotype" w:cs="Palatino Linotype"/>
                  <w:sz w:val="18"/>
                  <w:szCs w:val="18"/>
                </w:rPr>
                <w:t>Consolidation des résultats des campus</w:t>
              </w:r>
              <w:r>
                <w:rPr>
                  <w:rFonts w:ascii="Palatino Linotype" w:hAnsi="Palatino Linotype" w:cs="Palatino Linotype"/>
                  <w:sz w:val="18"/>
                  <w:szCs w:val="18"/>
                </w:rPr>
                <w:t xml:space="preserve"> · Publication de</w:t>
              </w:r>
            </w:ins>
            <w:ins w:id="344" w:author="Kodjo ATTIPOU" w:date="2026-10-08T02:52:00Z" w16du:dateUtc="2026-10-08T02:52:00Z">
              <w:r>
                <w:rPr>
                  <w:rFonts w:ascii="Palatino Linotype" w:hAnsi="Palatino Linotype" w:cs="Palatino Linotype"/>
                  <w:sz w:val="18"/>
                  <w:szCs w:val="18"/>
                </w:rPr>
                <w:t>s statistiques</w:t>
              </w:r>
              <w:r w:rsidR="0052614B">
                <w:rPr>
                  <w:rFonts w:ascii="Palatino Linotype" w:hAnsi="Palatino Linotype" w:cs="Palatino Linotype"/>
                  <w:sz w:val="18"/>
                  <w:szCs w:val="18"/>
                </w:rPr>
                <w:t xml:space="preserve"> </w:t>
              </w:r>
            </w:ins>
            <w:ins w:id="345" w:author="Kodjo ATTIPOU" w:date="2026-10-08T02:51:00Z" w16du:dateUtc="2026-10-08T02:51:00Z">
              <w:r>
                <w:rPr>
                  <w:rFonts w:ascii="Palatino Linotype" w:hAnsi="Palatino Linotype" w:cs="Palatino Linotype"/>
                  <w:sz w:val="18"/>
                  <w:szCs w:val="18"/>
                </w:rPr>
                <w:t>· Exports</w:t>
              </w:r>
            </w:ins>
          </w:p>
        </w:tc>
      </w:tr>
      <w:tr w:rsidR="00445900" w14:paraId="7744496F" w14:textId="77777777">
        <w:trPr>
          <w:cantSplit/>
        </w:trPr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96D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Administrateur technique</w:t>
            </w:r>
          </w:p>
        </w:tc>
        <w:tc>
          <w:tcPr>
            <w:tcW w:w="74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96E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Utilisateurs et rôles · Paramétrage · Journal d’audit · Santé du système et sauvegardes</w:t>
            </w:r>
          </w:p>
        </w:tc>
      </w:tr>
    </w:tbl>
    <w:p w14:paraId="77444970" w14:textId="77777777" w:rsidR="00445900" w:rsidRDefault="00445900">
      <w:pPr>
        <w:spacing w:after="160" w:line="20" w:lineRule="exact"/>
        <w:rPr>
          <w:rFonts w:ascii="Palatino Linotype" w:hAnsi="Palatino Linotype" w:cs="Palatino Linotype"/>
        </w:rPr>
      </w:pPr>
    </w:p>
    <w:p w14:paraId="77444971" w14:textId="77777777" w:rsidR="00445900" w:rsidRDefault="00000000">
      <w:pPr>
        <w:pStyle w:val="Titre2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7.3 Parcours clés</w:t>
      </w:r>
    </w:p>
    <w:p w14:paraId="77444972" w14:textId="77777777" w:rsidR="00445900" w:rsidRDefault="00000000">
      <w:pPr>
        <w:pStyle w:val="Titre3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Parcours 1 — Un étudiant évalue une UE</w:t>
      </w:r>
    </w:p>
    <w:p w14:paraId="77444973" w14:textId="77777777" w:rsidR="00445900" w:rsidRDefault="00000000">
      <w:pPr>
        <w:pStyle w:val="Paragraphedeliste"/>
        <w:numPr>
          <w:ilvl w:val="0"/>
          <w:numId w:val="4"/>
        </w:numPr>
        <w:spacing w:after="6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Il se connecte et voit « 7 UE à évaluer, 2 terminées ».</w:t>
      </w:r>
    </w:p>
    <w:p w14:paraId="77444974" w14:textId="77777777" w:rsidR="00445900" w:rsidRDefault="00000000">
      <w:pPr>
        <w:pStyle w:val="Paragraphedeliste"/>
        <w:numPr>
          <w:ilvl w:val="0"/>
          <w:numId w:val="4"/>
        </w:numPr>
        <w:spacing w:after="6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Il choisit une UE ; un message lui rappelle l’anonymat et la consigne sur les commentaires libres.</w:t>
      </w:r>
    </w:p>
    <w:p w14:paraId="77444975" w14:textId="77777777" w:rsidR="00445900" w:rsidRDefault="00000000">
      <w:pPr>
        <w:pStyle w:val="Paragraphedeliste"/>
        <w:numPr>
          <w:ilvl w:val="0"/>
          <w:numId w:val="4"/>
        </w:numPr>
        <w:spacing w:after="6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Il répond aux sections A à E (cases 1 à 5 ou Sans avis) ; un brouillon est conservé sur son appareil.</w:t>
      </w:r>
    </w:p>
    <w:p w14:paraId="77444976" w14:textId="77777777" w:rsidR="00445900" w:rsidRDefault="00000000">
      <w:pPr>
        <w:pStyle w:val="Paragraphedeliste"/>
        <w:numPr>
          <w:ilvl w:val="0"/>
          <w:numId w:val="4"/>
        </w:numPr>
        <w:spacing w:after="6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Il envoie. Le système dépose les réponses dans l’urne et marque l’UE comme terminée, sans possibilité de retour.</w:t>
      </w:r>
    </w:p>
    <w:p w14:paraId="77444977" w14:textId="77777777" w:rsidR="00445900" w:rsidRDefault="00000000">
      <w:pPr>
        <w:pStyle w:val="Titre3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Parcours 2 — Le délégué renseigne une séance</w:t>
      </w:r>
    </w:p>
    <w:p w14:paraId="77444978" w14:textId="77777777" w:rsidR="00445900" w:rsidRDefault="00000000">
      <w:pPr>
        <w:pStyle w:val="Paragraphedeliste"/>
        <w:numPr>
          <w:ilvl w:val="0"/>
          <w:numId w:val="5"/>
        </w:numPr>
        <w:spacing w:after="6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À la fin du cours, il ouvre « Nouvelle séance » ; la date et la classe sont pré-remplies.</w:t>
      </w:r>
    </w:p>
    <w:p w14:paraId="77444979" w14:textId="77777777" w:rsidR="00445900" w:rsidRDefault="00000000">
      <w:pPr>
        <w:pStyle w:val="Paragraphedeliste"/>
        <w:numPr>
          <w:ilvl w:val="0"/>
          <w:numId w:val="5"/>
        </w:numPr>
        <w:spacing w:after="6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Il choisit l’UE (l’enseignant est proposé), le type (CM/TD/TP), les heures et le statut.</w:t>
      </w:r>
    </w:p>
    <w:p w14:paraId="7744497A" w14:textId="77777777" w:rsidR="00445900" w:rsidRDefault="00000000">
      <w:pPr>
        <w:pStyle w:val="Paragraphedeliste"/>
        <w:numPr>
          <w:ilvl w:val="0"/>
          <w:numId w:val="5"/>
        </w:numPr>
        <w:spacing w:after="6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Il saisit l’intitulé, le contenu traité et le travail à faire, puis enregistre.</w:t>
      </w:r>
    </w:p>
    <w:p w14:paraId="7744497B" w14:textId="77777777" w:rsidR="00445900" w:rsidRDefault="00000000">
      <w:pPr>
        <w:pStyle w:val="Paragraphedeliste"/>
        <w:numPr>
          <w:ilvl w:val="0"/>
          <w:numId w:val="5"/>
        </w:numPr>
        <w:spacing w:after="6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L’enseignant reçoit une notification, consulte l’entrée et la vise ou formule un désaccord.</w:t>
      </w:r>
    </w:p>
    <w:p w14:paraId="7744497C" w14:textId="77777777" w:rsidR="00445900" w:rsidRDefault="00000000">
      <w:pPr>
        <w:pStyle w:val="Titre3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Parcours 3 — Un enseignant consulte ses résultats</w:t>
      </w:r>
    </w:p>
    <w:p w14:paraId="7744497D" w14:textId="77777777" w:rsidR="00445900" w:rsidRDefault="00000000">
      <w:pPr>
        <w:pStyle w:val="Paragraphedeliste"/>
        <w:numPr>
          <w:ilvl w:val="0"/>
          <w:numId w:val="6"/>
        </w:numPr>
        <w:spacing w:after="6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La campagne est close et les résultats sont calculés ; l’enseignant reçoit une notification.</w:t>
      </w:r>
    </w:p>
    <w:p w14:paraId="7744497E" w14:textId="77777777" w:rsidR="00445900" w:rsidRDefault="00000000">
      <w:pPr>
        <w:pStyle w:val="Paragraphedeliste"/>
        <w:numPr>
          <w:ilvl w:val="0"/>
          <w:numId w:val="6"/>
        </w:numPr>
        <w:spacing w:after="6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Il ouvre la fiche d’une UE : moyennes par section, distribution des notes, nombre de répondants sur inscrits.</w:t>
      </w:r>
    </w:p>
    <w:p w14:paraId="7744497F" w14:textId="77777777" w:rsidR="00445900" w:rsidRDefault="00000000">
      <w:pPr>
        <w:pStyle w:val="Paragraphedeliste"/>
        <w:numPr>
          <w:ilvl w:val="0"/>
          <w:numId w:val="6"/>
        </w:numPr>
        <w:spacing w:after="6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Si moins de 5 répondants, un encart crème explique pourquoi le détail n’est pas affiché.</w:t>
      </w:r>
    </w:p>
    <w:p w14:paraId="77444980" w14:textId="77777777" w:rsidR="00445900" w:rsidRDefault="00000000">
      <w:pPr>
        <w:pStyle w:val="Paragraphedeliste"/>
        <w:numPr>
          <w:ilvl w:val="0"/>
          <w:numId w:val="6"/>
        </w:numPr>
        <w:spacing w:after="6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Il lit les commentaires modérés, consigne éventuellement ses actions et peut exporter sa fiche en PDF.</w:t>
      </w:r>
    </w:p>
    <w:p w14:paraId="77444981" w14:textId="77777777" w:rsidR="00445900" w:rsidRDefault="00000000">
      <w:pPr>
        <w:pStyle w:val="Titre3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Parcours 4 — Consolidation de la synthèse du semestre</w:t>
      </w:r>
    </w:p>
    <w:p w14:paraId="77444982" w14:textId="77777777" w:rsidR="00445900" w:rsidRDefault="00000000">
      <w:pPr>
        <w:pStyle w:val="Paragraphedeliste"/>
        <w:numPr>
          <w:ilvl w:val="0"/>
          <w:numId w:val="7"/>
        </w:numPr>
        <w:spacing w:after="6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La Scolarité clôt la campagne ; la grille de synthèse est générée automatiquement.</w:t>
      </w:r>
    </w:p>
    <w:p w14:paraId="77444983" w14:textId="77777777" w:rsidR="00445900" w:rsidRDefault="00000000">
      <w:pPr>
        <w:pStyle w:val="Paragraphedeliste"/>
        <w:numPr>
          <w:ilvl w:val="0"/>
          <w:numId w:val="7"/>
        </w:numPr>
        <w:spacing w:after="6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Le Chef de Département consulte les UE mises en évidence, saisit les actions correctives et valide (établi par, date, visa).</w:t>
      </w:r>
    </w:p>
    <w:p w14:paraId="77444984" w14:textId="77777777" w:rsidR="00445900" w:rsidRDefault="00000000">
      <w:pPr>
        <w:pStyle w:val="Paragraphedeliste"/>
        <w:numPr>
          <w:ilvl w:val="0"/>
          <w:numId w:val="7"/>
        </w:numPr>
        <w:spacing w:after="6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La synthèse est exportée pour le conseil de perfectionnement.</w:t>
      </w:r>
    </w:p>
    <w:p w14:paraId="77444985" w14:textId="77777777" w:rsidR="00445900" w:rsidRDefault="00000000">
      <w:pPr>
        <w:pStyle w:val="Paragraphedeliste"/>
        <w:numPr>
          <w:ilvl w:val="0"/>
          <w:numId w:val="7"/>
        </w:numPr>
        <w:spacing w:after="6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La Scolarité publie la restitution aux étudiants avec les principaux résultats et les suites données.</w:t>
      </w:r>
    </w:p>
    <w:p w14:paraId="77444986" w14:textId="77777777" w:rsidR="00445900" w:rsidRDefault="00000000">
      <w:pPr>
        <w:pStyle w:val="Titre1"/>
        <w:pageBreakBefore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lastRenderedPageBreak/>
        <w:t>8. Planification</w:t>
      </w:r>
    </w:p>
    <w:p w14:paraId="77444987" w14:textId="77777777" w:rsidR="00445900" w:rsidRDefault="00000000">
      <w:pPr>
        <w:pStyle w:val="Titre2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8.1 Lots et livrables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3600"/>
        <w:gridCol w:w="2506"/>
        <w:gridCol w:w="1300"/>
      </w:tblGrid>
      <w:tr w:rsidR="00445900" w14:paraId="7744498C" w14:textId="77777777">
        <w:trPr>
          <w:cantSplit/>
          <w:tblHeader/>
        </w:trPr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988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Lot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989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Contenu</w:t>
            </w:r>
          </w:p>
        </w:tc>
        <w:tc>
          <w:tcPr>
            <w:tcW w:w="25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98A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Livrables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98B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Durée</w:t>
            </w:r>
          </w:p>
        </w:tc>
      </w:tr>
      <w:tr w:rsidR="00445900" w14:paraId="77444991" w14:textId="77777777">
        <w:trPr>
          <w:cantSplit/>
        </w:trPr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98D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0 — Cadrage et conception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98E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Ateliers avec Scolarité, Chefs de Département, enseignants, délégués ; maquettes ; choix finaux</w:t>
            </w:r>
          </w:p>
        </w:tc>
        <w:tc>
          <w:tcPr>
            <w:tcW w:w="25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98F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Spécifications validées, maquettes, charte UI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990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2 semaines</w:t>
            </w:r>
          </w:p>
        </w:tc>
      </w:tr>
      <w:tr w:rsidR="00445900" w14:paraId="77444996" w14:textId="77777777">
        <w:trPr>
          <w:cantSplit/>
        </w:trPr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992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1 — Socle technique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993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Dépôt, CI/CD, environnements, authentification, rôles, journal d’audit</w:t>
            </w:r>
          </w:p>
        </w:tc>
        <w:tc>
          <w:tcPr>
            <w:tcW w:w="25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994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Plateforme de base déployée en recette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995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3 semaines</w:t>
            </w:r>
          </w:p>
        </w:tc>
      </w:tr>
      <w:tr w:rsidR="00445900" w14:paraId="7744499B" w14:textId="77777777">
        <w:trPr>
          <w:cantSplit/>
        </w:trPr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997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2 — Référentiels et imports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998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Campus, départements, UE, affectations, inscriptions, délégués, imports CSV</w:t>
            </w:r>
          </w:p>
        </w:tc>
        <w:tc>
          <w:tcPr>
            <w:tcW w:w="25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999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Module REF complet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99A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3 semaines</w:t>
            </w:r>
          </w:p>
        </w:tc>
      </w:tr>
      <w:tr w:rsidR="00445900" w14:paraId="774449A0" w14:textId="77777777">
        <w:trPr>
          <w:cantSplit/>
        </w:trPr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99C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3 — Évaluation anonyme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99D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Campagnes, questionnaire, jeton, urne, participation, modération</w:t>
            </w:r>
          </w:p>
        </w:tc>
        <w:tc>
          <w:tcPr>
            <w:tcW w:w="25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99E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Module EVA complet et revue de l’anonymat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99F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5 semaines</w:t>
            </w:r>
          </w:p>
        </w:tc>
      </w:tr>
      <w:tr w:rsidR="00445900" w14:paraId="774449A5" w14:textId="77777777">
        <w:trPr>
          <w:cantSplit/>
        </w:trPr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9A1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4 — Cahier de texte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9A2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Saisie, visa, verrouillage, volumes horaires, rappels</w:t>
            </w:r>
          </w:p>
        </w:tc>
        <w:tc>
          <w:tcPr>
            <w:tcW w:w="25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9A3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Module CDT complet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9A4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4 semaines</w:t>
            </w:r>
          </w:p>
        </w:tc>
      </w:tr>
      <w:tr w:rsidR="00445900" w14:paraId="774449AA" w14:textId="77777777">
        <w:trPr>
          <w:cantSplit/>
        </w:trPr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9A6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5 — Résultats, pilotage et exports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9A7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Fiche enseignant, tableaux de bord, synthèse, restitution, exports PDF/Excel/Word</w:t>
            </w:r>
          </w:p>
        </w:tc>
        <w:tc>
          <w:tcPr>
            <w:tcW w:w="25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9A8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Modules ENS et PIL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9A9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4 semaines</w:t>
            </w:r>
          </w:p>
        </w:tc>
      </w:tr>
      <w:tr w:rsidR="00445900" w14:paraId="774449AF" w14:textId="77777777">
        <w:trPr>
          <w:cantSplit/>
        </w:trPr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9AB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6 — Recette et sécurité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9AC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Tests de charge, audit de sécurité, recette utilisateurs, formation</w:t>
            </w:r>
          </w:p>
        </w:tc>
        <w:tc>
          <w:tcPr>
            <w:tcW w:w="25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9AD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Rapport de recette, guides, supports de formation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9AE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3 semaines</w:t>
            </w:r>
          </w:p>
        </w:tc>
      </w:tr>
      <w:tr w:rsidR="00445900" w14:paraId="774449B4" w14:textId="77777777">
        <w:trPr>
          <w:cantSplit/>
        </w:trPr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9B0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7 — Mise en production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9B1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Déploiement, migration des référentiels, suivi renforcé de la première campagne</w:t>
            </w:r>
          </w:p>
        </w:tc>
        <w:tc>
          <w:tcPr>
            <w:tcW w:w="25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9B2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Plateforme en production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9B3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2 semaines</w:t>
            </w:r>
          </w:p>
        </w:tc>
      </w:tr>
    </w:tbl>
    <w:p w14:paraId="774449B5" w14:textId="77777777" w:rsidR="00445900" w:rsidRDefault="00445900">
      <w:pPr>
        <w:spacing w:after="160" w:line="20" w:lineRule="exact"/>
        <w:rPr>
          <w:rFonts w:ascii="Palatino Linotype" w:hAnsi="Palatino Linotype" w:cs="Palatino Linotype"/>
        </w:rPr>
      </w:pPr>
    </w:p>
    <w:p w14:paraId="774449B6" w14:textId="77777777" w:rsidR="00445900" w:rsidRDefault="00000000">
      <w:pPr>
        <w:pStyle w:val="Titre2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8.2 Calendrier prévisionnel (16 semaines)</w:t>
      </w:r>
    </w:p>
    <w:tbl>
      <w:tblPr>
        <w:tblW w:w="9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</w:tblGrid>
      <w:tr w:rsidR="00445900" w14:paraId="774449C8" w14:textId="77777777">
        <w:trPr>
          <w:tblHeader/>
        </w:trPr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 w14:paraId="774449B7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FFFFFF"/>
                <w:sz w:val="15"/>
                <w:szCs w:val="15"/>
              </w:rPr>
              <w:t>Lot</w:t>
            </w:r>
          </w:p>
        </w:tc>
        <w:tc>
          <w:tcPr>
            <w:tcW w:w="4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 w14:paraId="774449B8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FFFFFF"/>
                <w:sz w:val="15"/>
                <w:szCs w:val="15"/>
              </w:rPr>
              <w:t>S1</w:t>
            </w:r>
          </w:p>
        </w:tc>
        <w:tc>
          <w:tcPr>
            <w:tcW w:w="4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 w14:paraId="774449B9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FFFFFF"/>
                <w:sz w:val="15"/>
                <w:szCs w:val="15"/>
              </w:rPr>
              <w:t>S2</w:t>
            </w:r>
          </w:p>
        </w:tc>
        <w:tc>
          <w:tcPr>
            <w:tcW w:w="4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 w14:paraId="774449BA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FFFFFF"/>
                <w:sz w:val="15"/>
                <w:szCs w:val="15"/>
              </w:rPr>
              <w:t>S3</w:t>
            </w:r>
          </w:p>
        </w:tc>
        <w:tc>
          <w:tcPr>
            <w:tcW w:w="4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 w14:paraId="774449BB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FFFFFF"/>
                <w:sz w:val="15"/>
                <w:szCs w:val="15"/>
              </w:rPr>
              <w:t>S4</w:t>
            </w:r>
          </w:p>
        </w:tc>
        <w:tc>
          <w:tcPr>
            <w:tcW w:w="4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 w14:paraId="774449BC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FFFFFF"/>
                <w:sz w:val="15"/>
                <w:szCs w:val="15"/>
              </w:rPr>
              <w:t>S5</w:t>
            </w:r>
          </w:p>
        </w:tc>
        <w:tc>
          <w:tcPr>
            <w:tcW w:w="4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 w14:paraId="774449BD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FFFFFF"/>
                <w:sz w:val="15"/>
                <w:szCs w:val="15"/>
              </w:rPr>
              <w:t>S6</w:t>
            </w:r>
          </w:p>
        </w:tc>
        <w:tc>
          <w:tcPr>
            <w:tcW w:w="4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 w14:paraId="774449BE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FFFFFF"/>
                <w:sz w:val="15"/>
                <w:szCs w:val="15"/>
              </w:rPr>
              <w:t>S7</w:t>
            </w:r>
          </w:p>
        </w:tc>
        <w:tc>
          <w:tcPr>
            <w:tcW w:w="4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 w14:paraId="774449BF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FFFFFF"/>
                <w:sz w:val="15"/>
                <w:szCs w:val="15"/>
              </w:rPr>
              <w:t>S8</w:t>
            </w:r>
          </w:p>
        </w:tc>
        <w:tc>
          <w:tcPr>
            <w:tcW w:w="4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 w14:paraId="774449C0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FFFFFF"/>
                <w:sz w:val="15"/>
                <w:szCs w:val="15"/>
              </w:rPr>
              <w:t>S9</w:t>
            </w:r>
          </w:p>
        </w:tc>
        <w:tc>
          <w:tcPr>
            <w:tcW w:w="4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 w14:paraId="774449C1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FFFFFF"/>
                <w:sz w:val="15"/>
                <w:szCs w:val="15"/>
              </w:rPr>
              <w:t>S10</w:t>
            </w:r>
          </w:p>
        </w:tc>
        <w:tc>
          <w:tcPr>
            <w:tcW w:w="4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 w14:paraId="774449C2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FFFFFF"/>
                <w:sz w:val="15"/>
                <w:szCs w:val="15"/>
              </w:rPr>
              <w:t>S11</w:t>
            </w:r>
          </w:p>
        </w:tc>
        <w:tc>
          <w:tcPr>
            <w:tcW w:w="4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 w14:paraId="774449C3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FFFFFF"/>
                <w:sz w:val="15"/>
                <w:szCs w:val="15"/>
              </w:rPr>
              <w:t>S12</w:t>
            </w:r>
          </w:p>
        </w:tc>
        <w:tc>
          <w:tcPr>
            <w:tcW w:w="4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 w14:paraId="774449C4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FFFFFF"/>
                <w:sz w:val="15"/>
                <w:szCs w:val="15"/>
              </w:rPr>
              <w:t>S13</w:t>
            </w:r>
          </w:p>
        </w:tc>
        <w:tc>
          <w:tcPr>
            <w:tcW w:w="4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 w14:paraId="774449C5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FFFFFF"/>
                <w:sz w:val="15"/>
                <w:szCs w:val="15"/>
              </w:rPr>
              <w:t>S14</w:t>
            </w:r>
          </w:p>
        </w:tc>
        <w:tc>
          <w:tcPr>
            <w:tcW w:w="4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 w14:paraId="774449C6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FFFFFF"/>
                <w:sz w:val="15"/>
                <w:szCs w:val="15"/>
              </w:rPr>
              <w:t>S15</w:t>
            </w:r>
          </w:p>
        </w:tc>
        <w:tc>
          <w:tcPr>
            <w:tcW w:w="4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 w14:paraId="774449C7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FFFFFF"/>
                <w:sz w:val="15"/>
                <w:szCs w:val="15"/>
              </w:rPr>
              <w:t>S16</w:t>
            </w:r>
          </w:p>
        </w:tc>
      </w:tr>
      <w:tr w:rsidR="00445900" w14:paraId="774449DA" w14:textId="77777777">
        <w:trPr>
          <w:cantSplit/>
        </w:trPr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774449C9" w14:textId="77777777" w:rsidR="00445900" w:rsidRDefault="00000000">
            <w:pPr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7"/>
                <w:szCs w:val="17"/>
              </w:rPr>
              <w:t>0 — Cadrage et conception</w:t>
            </w:r>
          </w:p>
        </w:tc>
        <w:tc>
          <w:tcPr>
            <w:tcW w:w="4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</w:tcPr>
          <w:p w14:paraId="774449CA" w14:textId="77777777" w:rsidR="00445900" w:rsidRDefault="00445900">
            <w:pPr>
              <w:rPr>
                <w:rFonts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</w:tcPr>
          <w:p w14:paraId="774449CB" w14:textId="77777777" w:rsidR="00445900" w:rsidRDefault="00445900">
            <w:pPr>
              <w:rPr>
                <w:rFonts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74449CC" w14:textId="77777777" w:rsidR="00445900" w:rsidRDefault="00445900">
            <w:pPr>
              <w:rPr>
                <w:rFonts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74449CD" w14:textId="77777777" w:rsidR="00445900" w:rsidRDefault="00445900">
            <w:pPr>
              <w:rPr>
                <w:rFonts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74449CE" w14:textId="77777777" w:rsidR="00445900" w:rsidRDefault="00445900">
            <w:pPr>
              <w:rPr>
                <w:rFonts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74449CF" w14:textId="77777777" w:rsidR="00445900" w:rsidRDefault="00445900">
            <w:pPr>
              <w:rPr>
                <w:rFonts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74449D0" w14:textId="77777777" w:rsidR="00445900" w:rsidRDefault="00445900">
            <w:pPr>
              <w:rPr>
                <w:rFonts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74449D1" w14:textId="77777777" w:rsidR="00445900" w:rsidRDefault="00445900">
            <w:pPr>
              <w:rPr>
                <w:rFonts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74449D2" w14:textId="77777777" w:rsidR="00445900" w:rsidRDefault="00445900">
            <w:pPr>
              <w:rPr>
                <w:rFonts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74449D3" w14:textId="77777777" w:rsidR="00445900" w:rsidRDefault="00445900">
            <w:pPr>
              <w:rPr>
                <w:rFonts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74449D4" w14:textId="77777777" w:rsidR="00445900" w:rsidRDefault="00445900">
            <w:pPr>
              <w:rPr>
                <w:rFonts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74449D5" w14:textId="77777777" w:rsidR="00445900" w:rsidRDefault="00445900">
            <w:pPr>
              <w:rPr>
                <w:rFonts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74449D6" w14:textId="77777777" w:rsidR="00445900" w:rsidRDefault="00445900">
            <w:pPr>
              <w:rPr>
                <w:rFonts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74449D7" w14:textId="77777777" w:rsidR="00445900" w:rsidRDefault="00445900">
            <w:pPr>
              <w:rPr>
                <w:rFonts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74449D8" w14:textId="77777777" w:rsidR="00445900" w:rsidRDefault="00445900">
            <w:pPr>
              <w:rPr>
                <w:rFonts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74449D9" w14:textId="77777777" w:rsidR="00445900" w:rsidRDefault="00445900">
            <w:pPr>
              <w:rPr>
                <w:rFonts w:ascii="Palatino Linotype" w:hAnsi="Palatino Linotype" w:cs="Palatino Linotype"/>
              </w:rPr>
            </w:pPr>
          </w:p>
        </w:tc>
      </w:tr>
      <w:tr w:rsidR="00445900" w14:paraId="774449EC" w14:textId="77777777">
        <w:trPr>
          <w:cantSplit/>
        </w:trPr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774449DB" w14:textId="77777777" w:rsidR="00445900" w:rsidRDefault="00000000">
            <w:pPr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7"/>
                <w:szCs w:val="17"/>
              </w:rPr>
              <w:t>1 — Socle technique</w:t>
            </w:r>
          </w:p>
        </w:tc>
        <w:tc>
          <w:tcPr>
            <w:tcW w:w="4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74449DC" w14:textId="77777777" w:rsidR="00445900" w:rsidRDefault="00445900">
            <w:pPr>
              <w:rPr>
                <w:rFonts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</w:tcPr>
          <w:p w14:paraId="774449DD" w14:textId="77777777" w:rsidR="00445900" w:rsidRDefault="00445900">
            <w:pPr>
              <w:rPr>
                <w:rFonts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</w:tcPr>
          <w:p w14:paraId="774449DE" w14:textId="77777777" w:rsidR="00445900" w:rsidRDefault="00445900">
            <w:pPr>
              <w:rPr>
                <w:rFonts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</w:tcPr>
          <w:p w14:paraId="774449DF" w14:textId="77777777" w:rsidR="00445900" w:rsidRDefault="00445900">
            <w:pPr>
              <w:rPr>
                <w:rFonts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74449E0" w14:textId="77777777" w:rsidR="00445900" w:rsidRDefault="00445900">
            <w:pPr>
              <w:rPr>
                <w:rFonts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74449E1" w14:textId="77777777" w:rsidR="00445900" w:rsidRDefault="00445900">
            <w:pPr>
              <w:rPr>
                <w:rFonts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74449E2" w14:textId="77777777" w:rsidR="00445900" w:rsidRDefault="00445900">
            <w:pPr>
              <w:rPr>
                <w:rFonts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74449E3" w14:textId="77777777" w:rsidR="00445900" w:rsidRDefault="00445900">
            <w:pPr>
              <w:rPr>
                <w:rFonts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74449E4" w14:textId="77777777" w:rsidR="00445900" w:rsidRDefault="00445900">
            <w:pPr>
              <w:rPr>
                <w:rFonts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74449E5" w14:textId="77777777" w:rsidR="00445900" w:rsidRDefault="00445900">
            <w:pPr>
              <w:rPr>
                <w:rFonts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74449E6" w14:textId="77777777" w:rsidR="00445900" w:rsidRDefault="00445900">
            <w:pPr>
              <w:rPr>
                <w:rFonts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74449E7" w14:textId="77777777" w:rsidR="00445900" w:rsidRDefault="00445900">
            <w:pPr>
              <w:rPr>
                <w:rFonts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74449E8" w14:textId="77777777" w:rsidR="00445900" w:rsidRDefault="00445900">
            <w:pPr>
              <w:rPr>
                <w:rFonts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74449E9" w14:textId="77777777" w:rsidR="00445900" w:rsidRDefault="00445900">
            <w:pPr>
              <w:rPr>
                <w:rFonts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74449EA" w14:textId="77777777" w:rsidR="00445900" w:rsidRDefault="00445900">
            <w:pPr>
              <w:rPr>
                <w:rFonts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74449EB" w14:textId="77777777" w:rsidR="00445900" w:rsidRDefault="00445900">
            <w:pPr>
              <w:rPr>
                <w:rFonts w:ascii="Palatino Linotype" w:hAnsi="Palatino Linotype" w:cs="Palatino Linotype"/>
              </w:rPr>
            </w:pPr>
          </w:p>
        </w:tc>
      </w:tr>
      <w:tr w:rsidR="00445900" w14:paraId="774449FE" w14:textId="77777777">
        <w:trPr>
          <w:cantSplit/>
        </w:trPr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774449ED" w14:textId="77777777" w:rsidR="00445900" w:rsidRDefault="00000000">
            <w:pPr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7"/>
                <w:szCs w:val="17"/>
              </w:rPr>
              <w:t>2 — Référentiels et imports</w:t>
            </w:r>
          </w:p>
        </w:tc>
        <w:tc>
          <w:tcPr>
            <w:tcW w:w="4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74449EE" w14:textId="77777777" w:rsidR="00445900" w:rsidRDefault="00445900">
            <w:pPr>
              <w:rPr>
                <w:rFonts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74449EF" w14:textId="77777777" w:rsidR="00445900" w:rsidRDefault="00445900">
            <w:pPr>
              <w:rPr>
                <w:rFonts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74449F0" w14:textId="77777777" w:rsidR="00445900" w:rsidRDefault="00445900">
            <w:pPr>
              <w:rPr>
                <w:rFonts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</w:tcPr>
          <w:p w14:paraId="774449F1" w14:textId="77777777" w:rsidR="00445900" w:rsidRDefault="00445900">
            <w:pPr>
              <w:rPr>
                <w:rFonts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</w:tcPr>
          <w:p w14:paraId="774449F2" w14:textId="77777777" w:rsidR="00445900" w:rsidRDefault="00445900">
            <w:pPr>
              <w:rPr>
                <w:rFonts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</w:tcPr>
          <w:p w14:paraId="774449F3" w14:textId="77777777" w:rsidR="00445900" w:rsidRDefault="00445900">
            <w:pPr>
              <w:rPr>
                <w:rFonts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74449F4" w14:textId="77777777" w:rsidR="00445900" w:rsidRDefault="00445900">
            <w:pPr>
              <w:rPr>
                <w:rFonts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74449F5" w14:textId="77777777" w:rsidR="00445900" w:rsidRDefault="00445900">
            <w:pPr>
              <w:rPr>
                <w:rFonts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74449F6" w14:textId="77777777" w:rsidR="00445900" w:rsidRDefault="00445900">
            <w:pPr>
              <w:rPr>
                <w:rFonts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74449F7" w14:textId="77777777" w:rsidR="00445900" w:rsidRDefault="00445900">
            <w:pPr>
              <w:rPr>
                <w:rFonts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74449F8" w14:textId="77777777" w:rsidR="00445900" w:rsidRDefault="00445900">
            <w:pPr>
              <w:rPr>
                <w:rFonts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74449F9" w14:textId="77777777" w:rsidR="00445900" w:rsidRDefault="00445900">
            <w:pPr>
              <w:rPr>
                <w:rFonts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74449FA" w14:textId="77777777" w:rsidR="00445900" w:rsidRDefault="00445900">
            <w:pPr>
              <w:rPr>
                <w:rFonts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74449FB" w14:textId="77777777" w:rsidR="00445900" w:rsidRDefault="00445900">
            <w:pPr>
              <w:rPr>
                <w:rFonts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74449FC" w14:textId="77777777" w:rsidR="00445900" w:rsidRDefault="00445900">
            <w:pPr>
              <w:rPr>
                <w:rFonts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74449FD" w14:textId="77777777" w:rsidR="00445900" w:rsidRDefault="00445900">
            <w:pPr>
              <w:rPr>
                <w:rFonts w:ascii="Palatino Linotype" w:hAnsi="Palatino Linotype" w:cs="Palatino Linotype"/>
              </w:rPr>
            </w:pPr>
          </w:p>
        </w:tc>
      </w:tr>
      <w:tr w:rsidR="00445900" w14:paraId="77444A10" w14:textId="77777777">
        <w:trPr>
          <w:cantSplit/>
        </w:trPr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774449FF" w14:textId="77777777" w:rsidR="00445900" w:rsidRDefault="00000000">
            <w:pPr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7"/>
                <w:szCs w:val="17"/>
              </w:rPr>
              <w:t>3 — Évaluation anonyme</w:t>
            </w:r>
          </w:p>
        </w:tc>
        <w:tc>
          <w:tcPr>
            <w:tcW w:w="4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7444A00" w14:textId="77777777" w:rsidR="00445900" w:rsidRDefault="00445900">
            <w:pPr>
              <w:rPr>
                <w:rFonts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7444A01" w14:textId="77777777" w:rsidR="00445900" w:rsidRDefault="00445900">
            <w:pPr>
              <w:rPr>
                <w:rFonts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7444A02" w14:textId="77777777" w:rsidR="00445900" w:rsidRDefault="00445900">
            <w:pPr>
              <w:rPr>
                <w:rFonts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7444A03" w14:textId="77777777" w:rsidR="00445900" w:rsidRDefault="00445900">
            <w:pPr>
              <w:rPr>
                <w:rFonts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395"/>
          </w:tcPr>
          <w:p w14:paraId="77444A04" w14:textId="77777777" w:rsidR="00445900" w:rsidRDefault="00445900">
            <w:pPr>
              <w:rPr>
                <w:rFonts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395"/>
          </w:tcPr>
          <w:p w14:paraId="77444A05" w14:textId="77777777" w:rsidR="00445900" w:rsidRDefault="00445900">
            <w:pPr>
              <w:rPr>
                <w:rFonts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395"/>
          </w:tcPr>
          <w:p w14:paraId="77444A06" w14:textId="77777777" w:rsidR="00445900" w:rsidRDefault="00445900">
            <w:pPr>
              <w:rPr>
                <w:rFonts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395"/>
          </w:tcPr>
          <w:p w14:paraId="77444A07" w14:textId="77777777" w:rsidR="00445900" w:rsidRDefault="00445900">
            <w:pPr>
              <w:rPr>
                <w:rFonts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395"/>
          </w:tcPr>
          <w:p w14:paraId="77444A08" w14:textId="77777777" w:rsidR="00445900" w:rsidRDefault="00445900">
            <w:pPr>
              <w:rPr>
                <w:rFonts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7444A09" w14:textId="77777777" w:rsidR="00445900" w:rsidRDefault="00445900">
            <w:pPr>
              <w:rPr>
                <w:rFonts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7444A0A" w14:textId="77777777" w:rsidR="00445900" w:rsidRDefault="00445900">
            <w:pPr>
              <w:rPr>
                <w:rFonts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7444A0B" w14:textId="77777777" w:rsidR="00445900" w:rsidRDefault="00445900">
            <w:pPr>
              <w:rPr>
                <w:rFonts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7444A0C" w14:textId="77777777" w:rsidR="00445900" w:rsidRDefault="00445900">
            <w:pPr>
              <w:rPr>
                <w:rFonts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7444A0D" w14:textId="77777777" w:rsidR="00445900" w:rsidRDefault="00445900">
            <w:pPr>
              <w:rPr>
                <w:rFonts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7444A0E" w14:textId="77777777" w:rsidR="00445900" w:rsidRDefault="00445900">
            <w:pPr>
              <w:rPr>
                <w:rFonts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7444A0F" w14:textId="77777777" w:rsidR="00445900" w:rsidRDefault="00445900">
            <w:pPr>
              <w:rPr>
                <w:rFonts w:ascii="Palatino Linotype" w:hAnsi="Palatino Linotype" w:cs="Palatino Linotype"/>
              </w:rPr>
            </w:pPr>
          </w:p>
        </w:tc>
      </w:tr>
      <w:tr w:rsidR="00445900" w14:paraId="77444A22" w14:textId="77777777">
        <w:trPr>
          <w:cantSplit/>
        </w:trPr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77444A11" w14:textId="77777777" w:rsidR="00445900" w:rsidRDefault="00000000">
            <w:pPr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7"/>
                <w:szCs w:val="17"/>
              </w:rPr>
              <w:t>4 — Cahier de texte</w:t>
            </w:r>
          </w:p>
        </w:tc>
        <w:tc>
          <w:tcPr>
            <w:tcW w:w="4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7444A12" w14:textId="77777777" w:rsidR="00445900" w:rsidRDefault="00445900">
            <w:pPr>
              <w:rPr>
                <w:rFonts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7444A13" w14:textId="77777777" w:rsidR="00445900" w:rsidRDefault="00445900">
            <w:pPr>
              <w:rPr>
                <w:rFonts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7444A14" w14:textId="77777777" w:rsidR="00445900" w:rsidRDefault="00445900">
            <w:pPr>
              <w:rPr>
                <w:rFonts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7444A15" w14:textId="77777777" w:rsidR="00445900" w:rsidRDefault="00445900">
            <w:pPr>
              <w:rPr>
                <w:rFonts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7444A16" w14:textId="77777777" w:rsidR="00445900" w:rsidRDefault="00445900">
            <w:pPr>
              <w:rPr>
                <w:rFonts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7444A17" w14:textId="77777777" w:rsidR="00445900" w:rsidRDefault="00445900">
            <w:pPr>
              <w:rPr>
                <w:rFonts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7444A18" w14:textId="77777777" w:rsidR="00445900" w:rsidRDefault="00445900">
            <w:pPr>
              <w:rPr>
                <w:rFonts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395"/>
          </w:tcPr>
          <w:p w14:paraId="77444A19" w14:textId="77777777" w:rsidR="00445900" w:rsidRDefault="00445900">
            <w:pPr>
              <w:rPr>
                <w:rFonts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395"/>
          </w:tcPr>
          <w:p w14:paraId="77444A1A" w14:textId="77777777" w:rsidR="00445900" w:rsidRDefault="00445900">
            <w:pPr>
              <w:rPr>
                <w:rFonts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395"/>
          </w:tcPr>
          <w:p w14:paraId="77444A1B" w14:textId="77777777" w:rsidR="00445900" w:rsidRDefault="00445900">
            <w:pPr>
              <w:rPr>
                <w:rFonts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395"/>
          </w:tcPr>
          <w:p w14:paraId="77444A1C" w14:textId="77777777" w:rsidR="00445900" w:rsidRDefault="00445900">
            <w:pPr>
              <w:rPr>
                <w:rFonts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7444A1D" w14:textId="77777777" w:rsidR="00445900" w:rsidRDefault="00445900">
            <w:pPr>
              <w:rPr>
                <w:rFonts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7444A1E" w14:textId="77777777" w:rsidR="00445900" w:rsidRDefault="00445900">
            <w:pPr>
              <w:rPr>
                <w:rFonts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7444A1F" w14:textId="77777777" w:rsidR="00445900" w:rsidRDefault="00445900">
            <w:pPr>
              <w:rPr>
                <w:rFonts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7444A20" w14:textId="77777777" w:rsidR="00445900" w:rsidRDefault="00445900">
            <w:pPr>
              <w:rPr>
                <w:rFonts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7444A21" w14:textId="77777777" w:rsidR="00445900" w:rsidRDefault="00445900">
            <w:pPr>
              <w:rPr>
                <w:rFonts w:ascii="Palatino Linotype" w:hAnsi="Palatino Linotype" w:cs="Palatino Linotype"/>
              </w:rPr>
            </w:pPr>
          </w:p>
        </w:tc>
      </w:tr>
      <w:tr w:rsidR="00445900" w14:paraId="77444A34" w14:textId="77777777">
        <w:trPr>
          <w:cantSplit/>
        </w:trPr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77444A23" w14:textId="77777777" w:rsidR="00445900" w:rsidRDefault="00000000">
            <w:pPr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7"/>
                <w:szCs w:val="17"/>
              </w:rPr>
              <w:t>5 — Résultats, pilotage, exports</w:t>
            </w:r>
          </w:p>
        </w:tc>
        <w:tc>
          <w:tcPr>
            <w:tcW w:w="4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7444A24" w14:textId="77777777" w:rsidR="00445900" w:rsidRDefault="00445900">
            <w:pPr>
              <w:rPr>
                <w:rFonts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7444A25" w14:textId="77777777" w:rsidR="00445900" w:rsidRDefault="00445900">
            <w:pPr>
              <w:rPr>
                <w:rFonts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7444A26" w14:textId="77777777" w:rsidR="00445900" w:rsidRDefault="00445900">
            <w:pPr>
              <w:rPr>
                <w:rFonts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7444A27" w14:textId="77777777" w:rsidR="00445900" w:rsidRDefault="00445900">
            <w:pPr>
              <w:rPr>
                <w:rFonts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7444A28" w14:textId="77777777" w:rsidR="00445900" w:rsidRDefault="00445900">
            <w:pPr>
              <w:rPr>
                <w:rFonts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7444A29" w14:textId="77777777" w:rsidR="00445900" w:rsidRDefault="00445900">
            <w:pPr>
              <w:rPr>
                <w:rFonts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7444A2A" w14:textId="77777777" w:rsidR="00445900" w:rsidRDefault="00445900">
            <w:pPr>
              <w:rPr>
                <w:rFonts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7444A2B" w14:textId="77777777" w:rsidR="00445900" w:rsidRDefault="00445900">
            <w:pPr>
              <w:rPr>
                <w:rFonts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7444A2C" w14:textId="77777777" w:rsidR="00445900" w:rsidRDefault="00445900">
            <w:pPr>
              <w:rPr>
                <w:rFonts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</w:tcPr>
          <w:p w14:paraId="77444A2D" w14:textId="77777777" w:rsidR="00445900" w:rsidRDefault="00445900">
            <w:pPr>
              <w:rPr>
                <w:rFonts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</w:tcPr>
          <w:p w14:paraId="77444A2E" w14:textId="77777777" w:rsidR="00445900" w:rsidRDefault="00445900">
            <w:pPr>
              <w:rPr>
                <w:rFonts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</w:tcPr>
          <w:p w14:paraId="77444A2F" w14:textId="77777777" w:rsidR="00445900" w:rsidRDefault="00445900">
            <w:pPr>
              <w:rPr>
                <w:rFonts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</w:tcPr>
          <w:p w14:paraId="77444A30" w14:textId="77777777" w:rsidR="00445900" w:rsidRDefault="00445900">
            <w:pPr>
              <w:rPr>
                <w:rFonts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7444A31" w14:textId="77777777" w:rsidR="00445900" w:rsidRDefault="00445900">
            <w:pPr>
              <w:rPr>
                <w:rFonts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7444A32" w14:textId="77777777" w:rsidR="00445900" w:rsidRDefault="00445900">
            <w:pPr>
              <w:rPr>
                <w:rFonts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7444A33" w14:textId="77777777" w:rsidR="00445900" w:rsidRDefault="00445900">
            <w:pPr>
              <w:rPr>
                <w:rFonts w:ascii="Palatino Linotype" w:hAnsi="Palatino Linotype" w:cs="Palatino Linotype"/>
              </w:rPr>
            </w:pPr>
          </w:p>
        </w:tc>
      </w:tr>
      <w:tr w:rsidR="00445900" w14:paraId="77444A46" w14:textId="77777777">
        <w:trPr>
          <w:cantSplit/>
        </w:trPr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77444A35" w14:textId="77777777" w:rsidR="00445900" w:rsidRDefault="00000000">
            <w:pPr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7"/>
                <w:szCs w:val="17"/>
              </w:rPr>
              <w:t>6 — Recette et sécurité</w:t>
            </w:r>
          </w:p>
        </w:tc>
        <w:tc>
          <w:tcPr>
            <w:tcW w:w="4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7444A36" w14:textId="77777777" w:rsidR="00445900" w:rsidRDefault="00445900">
            <w:pPr>
              <w:rPr>
                <w:rFonts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7444A37" w14:textId="77777777" w:rsidR="00445900" w:rsidRDefault="00445900">
            <w:pPr>
              <w:rPr>
                <w:rFonts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7444A38" w14:textId="77777777" w:rsidR="00445900" w:rsidRDefault="00445900">
            <w:pPr>
              <w:rPr>
                <w:rFonts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7444A39" w14:textId="77777777" w:rsidR="00445900" w:rsidRDefault="00445900">
            <w:pPr>
              <w:rPr>
                <w:rFonts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7444A3A" w14:textId="77777777" w:rsidR="00445900" w:rsidRDefault="00445900">
            <w:pPr>
              <w:rPr>
                <w:rFonts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7444A3B" w14:textId="77777777" w:rsidR="00445900" w:rsidRDefault="00445900">
            <w:pPr>
              <w:rPr>
                <w:rFonts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7444A3C" w14:textId="77777777" w:rsidR="00445900" w:rsidRDefault="00445900">
            <w:pPr>
              <w:rPr>
                <w:rFonts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7444A3D" w14:textId="77777777" w:rsidR="00445900" w:rsidRDefault="00445900">
            <w:pPr>
              <w:rPr>
                <w:rFonts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7444A3E" w14:textId="77777777" w:rsidR="00445900" w:rsidRDefault="00445900">
            <w:pPr>
              <w:rPr>
                <w:rFonts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7444A3F" w14:textId="77777777" w:rsidR="00445900" w:rsidRDefault="00445900">
            <w:pPr>
              <w:rPr>
                <w:rFonts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7444A40" w14:textId="77777777" w:rsidR="00445900" w:rsidRDefault="00445900">
            <w:pPr>
              <w:rPr>
                <w:rFonts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7444A41" w14:textId="77777777" w:rsidR="00445900" w:rsidRDefault="00445900">
            <w:pPr>
              <w:rPr>
                <w:rFonts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</w:tcPr>
          <w:p w14:paraId="77444A42" w14:textId="77777777" w:rsidR="00445900" w:rsidRDefault="00445900">
            <w:pPr>
              <w:rPr>
                <w:rFonts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</w:tcPr>
          <w:p w14:paraId="77444A43" w14:textId="77777777" w:rsidR="00445900" w:rsidRDefault="00445900">
            <w:pPr>
              <w:rPr>
                <w:rFonts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</w:tcPr>
          <w:p w14:paraId="77444A44" w14:textId="77777777" w:rsidR="00445900" w:rsidRDefault="00445900">
            <w:pPr>
              <w:rPr>
                <w:rFonts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7444A45" w14:textId="77777777" w:rsidR="00445900" w:rsidRDefault="00445900">
            <w:pPr>
              <w:rPr>
                <w:rFonts w:ascii="Palatino Linotype" w:hAnsi="Palatino Linotype" w:cs="Palatino Linotype"/>
              </w:rPr>
            </w:pPr>
          </w:p>
        </w:tc>
      </w:tr>
      <w:tr w:rsidR="00445900" w14:paraId="77444A58" w14:textId="77777777">
        <w:trPr>
          <w:cantSplit/>
        </w:trPr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77444A47" w14:textId="77777777" w:rsidR="00445900" w:rsidRDefault="00000000">
            <w:pPr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7"/>
                <w:szCs w:val="17"/>
              </w:rPr>
              <w:t>7 — Mise en production</w:t>
            </w:r>
          </w:p>
        </w:tc>
        <w:tc>
          <w:tcPr>
            <w:tcW w:w="4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7444A48" w14:textId="77777777" w:rsidR="00445900" w:rsidRDefault="00445900">
            <w:pPr>
              <w:rPr>
                <w:rFonts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7444A49" w14:textId="77777777" w:rsidR="00445900" w:rsidRDefault="00445900">
            <w:pPr>
              <w:rPr>
                <w:rFonts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7444A4A" w14:textId="77777777" w:rsidR="00445900" w:rsidRDefault="00445900">
            <w:pPr>
              <w:rPr>
                <w:rFonts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7444A4B" w14:textId="77777777" w:rsidR="00445900" w:rsidRDefault="00445900">
            <w:pPr>
              <w:rPr>
                <w:rFonts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7444A4C" w14:textId="77777777" w:rsidR="00445900" w:rsidRDefault="00445900">
            <w:pPr>
              <w:rPr>
                <w:rFonts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7444A4D" w14:textId="77777777" w:rsidR="00445900" w:rsidRDefault="00445900">
            <w:pPr>
              <w:rPr>
                <w:rFonts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7444A4E" w14:textId="77777777" w:rsidR="00445900" w:rsidRDefault="00445900">
            <w:pPr>
              <w:rPr>
                <w:rFonts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7444A4F" w14:textId="77777777" w:rsidR="00445900" w:rsidRDefault="00445900">
            <w:pPr>
              <w:rPr>
                <w:rFonts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7444A50" w14:textId="77777777" w:rsidR="00445900" w:rsidRDefault="00445900">
            <w:pPr>
              <w:rPr>
                <w:rFonts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7444A51" w14:textId="77777777" w:rsidR="00445900" w:rsidRDefault="00445900">
            <w:pPr>
              <w:rPr>
                <w:rFonts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7444A52" w14:textId="77777777" w:rsidR="00445900" w:rsidRDefault="00445900">
            <w:pPr>
              <w:rPr>
                <w:rFonts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7444A53" w14:textId="77777777" w:rsidR="00445900" w:rsidRDefault="00445900">
            <w:pPr>
              <w:rPr>
                <w:rFonts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7444A54" w14:textId="77777777" w:rsidR="00445900" w:rsidRDefault="00445900">
            <w:pPr>
              <w:rPr>
                <w:rFonts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7444A55" w14:textId="77777777" w:rsidR="00445900" w:rsidRDefault="00445900">
            <w:pPr>
              <w:rPr>
                <w:rFonts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</w:tcPr>
          <w:p w14:paraId="77444A56" w14:textId="77777777" w:rsidR="00445900" w:rsidRDefault="00445900">
            <w:pPr>
              <w:rPr>
                <w:rFonts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</w:tcPr>
          <w:p w14:paraId="77444A57" w14:textId="77777777" w:rsidR="00445900" w:rsidRDefault="00445900">
            <w:pPr>
              <w:rPr>
                <w:rFonts w:ascii="Palatino Linotype" w:hAnsi="Palatino Linotype" w:cs="Palatino Linotype"/>
              </w:rPr>
            </w:pPr>
          </w:p>
        </w:tc>
      </w:tr>
    </w:tbl>
    <w:p w14:paraId="77444A59" w14:textId="77777777" w:rsidR="00445900" w:rsidRDefault="00445900">
      <w:pPr>
        <w:spacing w:after="100" w:line="20" w:lineRule="exact"/>
        <w:rPr>
          <w:rFonts w:ascii="Palatino Linotype" w:hAnsi="Palatino Linotype" w:cs="Palatino Linotype"/>
        </w:rPr>
      </w:pPr>
    </w:p>
    <w:p w14:paraId="77444A5A" w14:textId="77777777" w:rsidR="00445900" w:rsidRDefault="00000000">
      <w:pPr>
        <w:spacing w:after="12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  <w:sz w:val="20"/>
          <w:szCs w:val="20"/>
        </w:rPr>
        <w:t xml:space="preserve">Les lots en bleu (3 et 4) constituent le cœur du projet. Les lots peuvent se chevaucher grâce à une équipe de plusieurs développeurs. Une </w:t>
      </w:r>
      <w:r>
        <w:rPr>
          <w:rFonts w:ascii="Palatino Linotype" w:hAnsi="Palatino Linotype" w:cs="Palatino Linotype"/>
          <w:b/>
          <w:bCs/>
          <w:sz w:val="20"/>
          <w:szCs w:val="20"/>
        </w:rPr>
        <w:t>version pilote</w:t>
      </w:r>
      <w:r>
        <w:rPr>
          <w:rFonts w:ascii="Palatino Linotype" w:hAnsi="Palatino Linotype" w:cs="Palatino Linotype"/>
          <w:sz w:val="20"/>
          <w:szCs w:val="20"/>
        </w:rPr>
        <w:t xml:space="preserve"> (évaluation + cahier de texte + résultats élémentaires) peut être mise à disposition d’un département dès la fin de la semaine 11 si l’ENP souhaite tester avant le déploiement général.</w:t>
      </w:r>
    </w:p>
    <w:p w14:paraId="77444A5B" w14:textId="77777777" w:rsidR="00445900" w:rsidRDefault="00000000">
      <w:pPr>
        <w:pStyle w:val="Titre2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8.3 Équipe projet proposée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700"/>
        <w:gridCol w:w="4806"/>
      </w:tblGrid>
      <w:tr w:rsidR="00445900" w14:paraId="77444A5F" w14:textId="77777777">
        <w:trPr>
          <w:cantSplit/>
          <w:tblHeader/>
        </w:trPr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A5C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Profil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A5D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Effectif</w:t>
            </w:r>
          </w:p>
        </w:tc>
        <w:tc>
          <w:tcPr>
            <w:tcW w:w="48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A5E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Responsabilités</w:t>
            </w:r>
          </w:p>
        </w:tc>
      </w:tr>
      <w:tr w:rsidR="00445900" w14:paraId="77444A63" w14:textId="77777777">
        <w:trPr>
          <w:cantSplit/>
        </w:trPr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A60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Chef de projet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A61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1</w:t>
            </w:r>
          </w:p>
        </w:tc>
        <w:tc>
          <w:tcPr>
            <w:tcW w:w="48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A62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Coordination, relation avec la Scolarité, suivi du planning et des risques</w:t>
            </w:r>
          </w:p>
        </w:tc>
      </w:tr>
      <w:tr w:rsidR="00445900" w14:paraId="77444A67" w14:textId="77777777">
        <w:trPr>
          <w:cantSplit/>
        </w:trPr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A64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lastRenderedPageBreak/>
              <w:t>Développeurs full-stack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A65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2</w:t>
            </w:r>
          </w:p>
        </w:tc>
        <w:tc>
          <w:tcPr>
            <w:tcW w:w="48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A66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Frontend, backend, base de données, tests</w:t>
            </w:r>
          </w:p>
        </w:tc>
      </w:tr>
      <w:tr w:rsidR="00445900" w14:paraId="77444A6B" w14:textId="77777777">
        <w:trPr>
          <w:cantSplit/>
        </w:trPr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A68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Designer UX/UI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A69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1 (mi-temps)</w:t>
            </w:r>
          </w:p>
        </w:tc>
        <w:tc>
          <w:tcPr>
            <w:tcW w:w="48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A6A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Maquettes, charte graphique, tests d’utilisabilité</w:t>
            </w:r>
          </w:p>
        </w:tc>
      </w:tr>
      <w:tr w:rsidR="00445900" w14:paraId="77444A6F" w14:textId="77777777">
        <w:trPr>
          <w:cantSplit/>
        </w:trPr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A6C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Responsable infrastructure / sécurité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A6D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1 (partiel)</w:t>
            </w:r>
          </w:p>
        </w:tc>
        <w:tc>
          <w:tcPr>
            <w:tcW w:w="48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A6E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Serveur, CI/CD, sauvegardes, durcissement, audit</w:t>
            </w:r>
          </w:p>
        </w:tc>
      </w:tr>
      <w:tr w:rsidR="00445900" w14:paraId="77444A73" w14:textId="77777777">
        <w:trPr>
          <w:cantSplit/>
        </w:trPr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A70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Référent métier ENP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A71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1</w:t>
            </w:r>
          </w:p>
        </w:tc>
        <w:tc>
          <w:tcPr>
            <w:tcW w:w="48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A72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Validation des spécifications et de la recette (Scolarité)</w:t>
            </w:r>
          </w:p>
        </w:tc>
      </w:tr>
      <w:tr w:rsidR="00445900" w14:paraId="77444A77" w14:textId="77777777">
        <w:trPr>
          <w:cantSplit/>
        </w:trPr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A74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Groupe pilote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A75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10 à 20 personnes</w:t>
            </w:r>
          </w:p>
        </w:tc>
        <w:tc>
          <w:tcPr>
            <w:tcW w:w="48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A76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Étudiants, délégués, enseignants et Chef de Département pour la recette</w:t>
            </w:r>
          </w:p>
        </w:tc>
      </w:tr>
    </w:tbl>
    <w:p w14:paraId="77444A78" w14:textId="77777777" w:rsidR="00445900" w:rsidRDefault="00445900">
      <w:pPr>
        <w:spacing w:after="160" w:line="20" w:lineRule="exact"/>
        <w:rPr>
          <w:rFonts w:ascii="Palatino Linotype" w:hAnsi="Palatino Linotype" w:cs="Palatino Linotype"/>
        </w:rPr>
      </w:pPr>
    </w:p>
    <w:p w14:paraId="77444A79" w14:textId="77777777" w:rsidR="00445900" w:rsidRDefault="00000000">
      <w:pPr>
        <w:pStyle w:val="Titre2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8.4 Jalons de validation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1400"/>
        <w:gridCol w:w="4106"/>
      </w:tblGrid>
      <w:tr w:rsidR="00445900" w14:paraId="77444A7D" w14:textId="77777777">
        <w:trPr>
          <w:cantSplit/>
          <w:tblHeader/>
        </w:trPr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A7A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Jalon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A7B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Semaine</w:t>
            </w:r>
          </w:p>
        </w:tc>
        <w:tc>
          <w:tcPr>
            <w:tcW w:w="4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A7C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Décision attendue</w:t>
            </w:r>
          </w:p>
        </w:tc>
      </w:tr>
      <w:tr w:rsidR="00445900" w14:paraId="77444A81" w14:textId="77777777">
        <w:trPr>
          <w:cantSplit/>
        </w:trPr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A7E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J1 — Spécifications et maquettes validées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A7F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S2</w:t>
            </w:r>
          </w:p>
        </w:tc>
        <w:tc>
          <w:tcPr>
            <w:tcW w:w="4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A80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Feu vert pour le développement</w:t>
            </w:r>
          </w:p>
        </w:tc>
      </w:tr>
      <w:tr w:rsidR="00445900" w14:paraId="77444A85" w14:textId="77777777">
        <w:trPr>
          <w:cantSplit/>
        </w:trPr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A82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J2 — Revue d’architecture de l’anonymat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A83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S9</w:t>
            </w:r>
          </w:p>
        </w:tc>
        <w:tc>
          <w:tcPr>
            <w:tcW w:w="4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A84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Validation du circuit jeton / urne par la Direction</w:t>
            </w:r>
          </w:p>
        </w:tc>
      </w:tr>
      <w:tr w:rsidR="00445900" w14:paraId="77444A89" w14:textId="77777777">
        <w:trPr>
          <w:cantSplit/>
        </w:trPr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A86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J3 — Version pilote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A87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S11</w:t>
            </w:r>
          </w:p>
        </w:tc>
        <w:tc>
          <w:tcPr>
            <w:tcW w:w="4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A88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Test avec un département</w:t>
            </w:r>
          </w:p>
        </w:tc>
      </w:tr>
      <w:tr w:rsidR="00445900" w14:paraId="77444A8D" w14:textId="77777777">
        <w:trPr>
          <w:cantSplit/>
        </w:trPr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A8A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J4 — Recette générale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A8B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S15</w:t>
            </w:r>
          </w:p>
        </w:tc>
        <w:tc>
          <w:tcPr>
            <w:tcW w:w="4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A8C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Autorisation de mise en production</w:t>
            </w:r>
          </w:p>
        </w:tc>
      </w:tr>
      <w:tr w:rsidR="00445900" w14:paraId="77444A91" w14:textId="77777777">
        <w:trPr>
          <w:cantSplit/>
        </w:trPr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A8E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J5 — Bilan de la première campagne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A8F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Après S16</w:t>
            </w:r>
          </w:p>
        </w:tc>
        <w:tc>
          <w:tcPr>
            <w:tcW w:w="4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A90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Ajustements et feuille de route de la version 2</w:t>
            </w:r>
          </w:p>
        </w:tc>
      </w:tr>
    </w:tbl>
    <w:p w14:paraId="77444A92" w14:textId="77777777" w:rsidR="00445900" w:rsidRDefault="00445900">
      <w:pPr>
        <w:spacing w:after="160" w:line="20" w:lineRule="exact"/>
        <w:rPr>
          <w:rFonts w:ascii="Palatino Linotype" w:hAnsi="Palatino Linotype" w:cs="Palatino Linotype"/>
        </w:rPr>
      </w:pPr>
    </w:p>
    <w:p w14:paraId="77444A93" w14:textId="77777777" w:rsidR="00445900" w:rsidRDefault="00000000">
      <w:pPr>
        <w:pStyle w:val="Titre1"/>
        <w:pageBreakBefore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lastRenderedPageBreak/>
        <w:t>9. Risques et mesures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200"/>
        <w:gridCol w:w="1000"/>
        <w:gridCol w:w="4706"/>
      </w:tblGrid>
      <w:tr w:rsidR="00445900" w14:paraId="77444A98" w14:textId="77777777">
        <w:trPr>
          <w:cantSplit/>
          <w:tblHeader/>
        </w:trPr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A94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Risque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A95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Probabilité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A96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Impact</w:t>
            </w:r>
          </w:p>
        </w:tc>
        <w:tc>
          <w:tcPr>
            <w:tcW w:w="47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A97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Mesure</w:t>
            </w:r>
          </w:p>
        </w:tc>
      </w:tr>
      <w:tr w:rsidR="00445900" w14:paraId="77444A9D" w14:textId="77777777">
        <w:trPr>
          <w:cantSplit/>
        </w:trPr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A99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Faible taux de participation des étudiants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A9A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Moyenne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A9B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Élevé</w:t>
            </w:r>
          </w:p>
        </w:tc>
        <w:tc>
          <w:tcPr>
            <w:tcW w:w="47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A9C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Rappels, temps dédié en séance, communication sur l’anonymat et sur la restitution, interface très courte et mobile</w:t>
            </w:r>
          </w:p>
        </w:tc>
      </w:tr>
      <w:tr w:rsidR="00445900" w14:paraId="77444AA2" w14:textId="77777777">
        <w:trPr>
          <w:cantSplit/>
        </w:trPr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A9E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Doute des étudiants sur l’anonymat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A9F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Moyenne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AA0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Élevé</w:t>
            </w:r>
          </w:p>
        </w:tc>
        <w:tc>
          <w:tcPr>
            <w:tcW w:w="47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AA1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Page d’explication claire, circuit audité, rapport de revue d’architecture accessible, aucune donnée démographique</w:t>
            </w:r>
          </w:p>
        </w:tc>
      </w:tr>
      <w:tr w:rsidR="00445900" w14:paraId="77444AA7" w14:textId="77777777">
        <w:trPr>
          <w:cantSplit/>
        </w:trPr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AA3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Résultats utilisés à des fins punitives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AA4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Moyenne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AA5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Élevé</w:t>
            </w:r>
          </w:p>
        </w:tc>
        <w:tc>
          <w:tcPr>
            <w:tcW w:w="47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AA6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Mention de l’article 77, seuil de répondants, accès limité par rôle, charte d’utilisation signée</w:t>
            </w:r>
          </w:p>
        </w:tc>
      </w:tr>
      <w:tr w:rsidR="00445900" w14:paraId="77444AAC" w14:textId="77777777">
        <w:trPr>
          <w:cantSplit/>
        </w:trPr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AA8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Connexion Internet instable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AA9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Élevée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AAA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Moyen</w:t>
            </w:r>
          </w:p>
        </w:tc>
        <w:tc>
          <w:tcPr>
            <w:tcW w:w="47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AAB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PWA, brouillons locaux, compression, pages légères</w:t>
            </w:r>
          </w:p>
        </w:tc>
      </w:tr>
      <w:tr w:rsidR="00445900" w14:paraId="77444AB1" w14:textId="77777777">
        <w:trPr>
          <w:cantSplit/>
        </w:trPr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AAD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Données de référence incomplètes (UE, inscriptions, affectations)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AAE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Élevée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AAF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Élevé</w:t>
            </w:r>
          </w:p>
        </w:tc>
        <w:tc>
          <w:tcPr>
            <w:tcW w:w="47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AB0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Imports CSV avec rapport d’erreurs, référent Scolarité, contrôle avant ouverture de campagne</w:t>
            </w:r>
          </w:p>
        </w:tc>
      </w:tr>
      <w:tr w:rsidR="00445900" w14:paraId="77444AB6" w14:textId="77777777">
        <w:trPr>
          <w:cantSplit/>
        </w:trPr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AB2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Résistance au changement (cahier de texte)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AB3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Moyenne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AB4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Moyen</w:t>
            </w:r>
          </w:p>
        </w:tc>
        <w:tc>
          <w:tcPr>
            <w:tcW w:w="47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AB5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Formation, saisie en moins de 2 minutes, accompagnement des délégués</w:t>
            </w:r>
          </w:p>
        </w:tc>
      </w:tr>
      <w:tr w:rsidR="00445900" w14:paraId="77444ABB" w14:textId="77777777">
        <w:trPr>
          <w:cantSplit/>
        </w:trPr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AB7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Panne ou perte de données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AB8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Faible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AB9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Élevé</w:t>
            </w:r>
          </w:p>
        </w:tc>
        <w:tc>
          <w:tcPr>
            <w:tcW w:w="47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ABA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Sauvegardes testées, supervision, plan de reprise</w:t>
            </w:r>
          </w:p>
        </w:tc>
      </w:tr>
      <w:tr w:rsidR="00445900" w14:paraId="77444AC0" w14:textId="77777777">
        <w:trPr>
          <w:cantSplit/>
        </w:trPr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ABC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Cyberattaque ou fuite de comptes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ABD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Moyenne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ABE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Élevé</w:t>
            </w:r>
          </w:p>
        </w:tc>
        <w:tc>
          <w:tcPr>
            <w:tcW w:w="47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ABF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Mesures de la section 5.7, audit avant mise en production, 2FA pour les rôles sensibles</w:t>
            </w:r>
          </w:p>
        </w:tc>
      </w:tr>
      <w:tr w:rsidR="00445900" w14:paraId="77444AC5" w14:textId="77777777">
        <w:trPr>
          <w:cantSplit/>
        </w:trPr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AC1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Dépassement du planning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AC2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Moyenne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AC3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Moyen</w:t>
            </w:r>
          </w:p>
        </w:tc>
        <w:tc>
          <w:tcPr>
            <w:tcW w:w="47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AC4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Version pilote en S11, périmètre priorisé (Essentielle / Importante / Souhaitable)</w:t>
            </w:r>
          </w:p>
        </w:tc>
      </w:tr>
      <w:tr w:rsidR="00445900" w14:paraId="77444ACA" w14:textId="77777777">
        <w:trPr>
          <w:cantSplit/>
        </w:trPr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AC6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Dépendance à une personne clé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AC7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Moyenne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AC8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Moyen</w:t>
            </w:r>
          </w:p>
        </w:tc>
        <w:tc>
          <w:tcPr>
            <w:tcW w:w="47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AC9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Documentation, revues de code, binômes</w:t>
            </w:r>
          </w:p>
        </w:tc>
      </w:tr>
      <w:tr w:rsidR="00445900" w14:paraId="77444ACF" w14:textId="77777777">
        <w:trPr>
          <w:cantSplit/>
        </w:trPr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ACB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Petits effectifs rendant l’anonymat fragile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ACC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Élevée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ACD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Moyen</w:t>
            </w:r>
          </w:p>
        </w:tc>
        <w:tc>
          <w:tcPr>
            <w:tcW w:w="47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ACE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Seuil de 5 répondants, regroupement des petites UE</w:t>
            </w:r>
          </w:p>
        </w:tc>
      </w:tr>
    </w:tbl>
    <w:p w14:paraId="77444AD0" w14:textId="77777777" w:rsidR="00445900" w:rsidRDefault="00445900">
      <w:pPr>
        <w:spacing w:after="160" w:line="20" w:lineRule="exact"/>
        <w:rPr>
          <w:rFonts w:ascii="Palatino Linotype" w:hAnsi="Palatino Linotype" w:cs="Palatino Linotype"/>
        </w:rPr>
      </w:pPr>
    </w:p>
    <w:p w14:paraId="77444AD1" w14:textId="77777777" w:rsidR="00445900" w:rsidRDefault="00000000">
      <w:pPr>
        <w:pStyle w:val="Titre1"/>
        <w:pageBreakBefore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lastRenderedPageBreak/>
        <w:t>10. Recette et livrables</w:t>
      </w:r>
    </w:p>
    <w:p w14:paraId="77444AD2" w14:textId="77777777" w:rsidR="00445900" w:rsidRDefault="00000000">
      <w:pPr>
        <w:pStyle w:val="Titre2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10.1 Critères d’acceptation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406"/>
      </w:tblGrid>
      <w:tr w:rsidR="00445900" w14:paraId="77444AD5" w14:textId="77777777">
        <w:trPr>
          <w:cantSplit/>
          <w:tblHeader/>
        </w:trPr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AD3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Domaine</w:t>
            </w:r>
          </w:p>
        </w:tc>
        <w:tc>
          <w:tcPr>
            <w:tcW w:w="74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AD4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Critère d’acceptation</w:t>
            </w:r>
          </w:p>
        </w:tc>
      </w:tr>
      <w:tr w:rsidR="00445900" w14:paraId="77444AD8" w14:textId="77777777">
        <w:trPr>
          <w:cantSplit/>
        </w:trPr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AD6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Anonymat</w:t>
            </w:r>
          </w:p>
        </w:tc>
        <w:tc>
          <w:tcPr>
            <w:tcW w:w="74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AD7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Aucune requête ni vue de la base ne permet de relier une réponse à un étudiant ; un test d’intrusion interne le confirme ; un étudiant ne peut déposer qu’un seul questionnaire par UE</w:t>
            </w:r>
          </w:p>
        </w:tc>
      </w:tr>
      <w:tr w:rsidR="00445900" w14:paraId="77444ADB" w14:textId="77777777">
        <w:trPr>
          <w:cantSplit/>
        </w:trPr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AD9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Questionnaire</w:t>
            </w:r>
          </w:p>
        </w:tc>
        <w:tc>
          <w:tcPr>
            <w:tcW w:w="74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ADA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Les 19 critères, les 5 sections, l’échelle de 1 à 5, « Sans avis » et les deux commentaires libres sont identiques à la grille ENP</w:t>
            </w:r>
          </w:p>
        </w:tc>
      </w:tr>
      <w:tr w:rsidR="00445900" w14:paraId="77444ADE" w14:textId="77777777">
        <w:trPr>
          <w:cantSplit/>
        </w:trPr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ADC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Calculs</w:t>
            </w:r>
          </w:p>
        </w:tc>
        <w:tc>
          <w:tcPr>
            <w:tcW w:w="74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ADD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Les moyennes par section et la satisfaction globale correspondent aux calculs manuels sur un jeu de test ; « Sans avis » exclu</w:t>
            </w:r>
          </w:p>
        </w:tc>
      </w:tr>
      <w:tr w:rsidR="00445900" w14:paraId="77444AE1" w14:textId="77777777">
        <w:trPr>
          <w:cantSplit/>
        </w:trPr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ADF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Seuil d’anonymat</w:t>
            </w:r>
          </w:p>
        </w:tc>
        <w:tc>
          <w:tcPr>
            <w:tcW w:w="74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AE0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Aucun détail n’est affiché sous 5 répondants ; aucun résultat n’est visible avant la clôture</w:t>
            </w:r>
          </w:p>
        </w:tc>
      </w:tr>
      <w:tr w:rsidR="00445900" w14:paraId="77444AE4" w14:textId="77777777">
        <w:trPr>
          <w:cantSplit/>
        </w:trPr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AE2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Droits d’accès</w:t>
            </w:r>
          </w:p>
        </w:tc>
        <w:tc>
          <w:tcPr>
            <w:tcW w:w="74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AE3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Chaque rôle n’accède qu’à son périmètre ; tests négatifs réussis (accès interdit refusé)</w:t>
            </w:r>
          </w:p>
        </w:tc>
      </w:tr>
      <w:tr w:rsidR="00445900" w14:paraId="77444AE7" w14:textId="77777777">
        <w:trPr>
          <w:cantSplit/>
        </w:trPr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AE5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Cahier de texte</w:t>
            </w:r>
          </w:p>
        </w:tc>
        <w:tc>
          <w:tcPr>
            <w:tcW w:w="74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AE6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Création, visa, verrouillage, versions et calcul du volume horaire conformes aux règles RG-20 à RG-26</w:t>
            </w:r>
          </w:p>
        </w:tc>
      </w:tr>
      <w:tr w:rsidR="00445900" w14:paraId="77444AEA" w14:textId="77777777">
        <w:trPr>
          <w:cantSplit/>
        </w:trPr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AE8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Synthèse</w:t>
            </w:r>
          </w:p>
        </w:tc>
        <w:tc>
          <w:tcPr>
            <w:tcW w:w="74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AE9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La grille de synthèse générée a la même structure que le modèle ENP et se télécharge en PDF, Excel et Word</w:t>
            </w:r>
          </w:p>
        </w:tc>
      </w:tr>
      <w:tr w:rsidR="00445900" w14:paraId="77444AED" w14:textId="77777777">
        <w:trPr>
          <w:cantSplit/>
        </w:trPr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AEB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Performance</w:t>
            </w:r>
          </w:p>
        </w:tc>
        <w:tc>
          <w:tcPr>
            <w:tcW w:w="74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AEC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Test de charge de 500 utilisateurs simultanés réussi avec les temps de réponse cibles</w:t>
            </w:r>
          </w:p>
        </w:tc>
      </w:tr>
      <w:tr w:rsidR="00445900" w14:paraId="77444AF0" w14:textId="77777777">
        <w:trPr>
          <w:cantSplit/>
        </w:trPr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AEE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Mobile</w:t>
            </w:r>
          </w:p>
        </w:tc>
        <w:tc>
          <w:tcPr>
            <w:tcW w:w="74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AEF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Parcours étudiant et délégué utilisables sur écran de 360 px et connexion lente simulée</w:t>
            </w:r>
          </w:p>
        </w:tc>
      </w:tr>
      <w:tr w:rsidR="00445900" w14:paraId="77444AF3" w14:textId="77777777">
        <w:trPr>
          <w:cantSplit/>
        </w:trPr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AF1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Sécurité</w:t>
            </w:r>
          </w:p>
        </w:tc>
        <w:tc>
          <w:tcPr>
            <w:tcW w:w="74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AF2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Audit sans vulnérabilité critique ou élevée ; sauvegarde restaurée avec succès</w:t>
            </w:r>
          </w:p>
        </w:tc>
      </w:tr>
      <w:tr w:rsidR="00445900" w14:paraId="77444AF6" w14:textId="77777777">
        <w:trPr>
          <w:cantSplit/>
        </w:trPr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AF4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Accessibilité</w:t>
            </w:r>
          </w:p>
        </w:tc>
        <w:tc>
          <w:tcPr>
            <w:tcW w:w="74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AF5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Navigation au clavier et contrastes conformes au niveau AA sur les parcours principaux</w:t>
            </w:r>
          </w:p>
        </w:tc>
      </w:tr>
    </w:tbl>
    <w:p w14:paraId="77444AF7" w14:textId="77777777" w:rsidR="00445900" w:rsidRDefault="00445900">
      <w:pPr>
        <w:spacing w:after="160" w:line="20" w:lineRule="exact"/>
        <w:rPr>
          <w:rFonts w:ascii="Palatino Linotype" w:hAnsi="Palatino Linotype" w:cs="Palatino Linotype"/>
        </w:rPr>
      </w:pPr>
    </w:p>
    <w:p w14:paraId="77444AF8" w14:textId="77777777" w:rsidR="00445900" w:rsidRDefault="00000000">
      <w:pPr>
        <w:pStyle w:val="Titre2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10.2 Livrables</w:t>
      </w:r>
    </w:p>
    <w:p w14:paraId="77444AF9" w14:textId="77777777" w:rsidR="00445900" w:rsidRDefault="00000000">
      <w:pPr>
        <w:pStyle w:val="Paragraphedeliste"/>
        <w:numPr>
          <w:ilvl w:val="0"/>
          <w:numId w:val="1"/>
        </w:numPr>
        <w:spacing w:after="6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Code source complet, versionné, avec historique et instructions d’installation.</w:t>
      </w:r>
    </w:p>
    <w:p w14:paraId="77444AFA" w14:textId="77777777" w:rsidR="00445900" w:rsidRDefault="00000000">
      <w:pPr>
        <w:pStyle w:val="Paragraphedeliste"/>
        <w:numPr>
          <w:ilvl w:val="0"/>
          <w:numId w:val="1"/>
        </w:numPr>
        <w:spacing w:after="6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Plateforme déployée en recette puis en production, avec nom de domaine et certificat.</w:t>
      </w:r>
    </w:p>
    <w:p w14:paraId="77444AFB" w14:textId="77777777" w:rsidR="00445900" w:rsidRDefault="00000000">
      <w:pPr>
        <w:pStyle w:val="Paragraphedeliste"/>
        <w:numPr>
          <w:ilvl w:val="0"/>
          <w:numId w:val="1"/>
        </w:numPr>
        <w:spacing w:after="6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Documentation technique : architecture, modèle de données, API (OpenAPI), procédures d’exploitation, de sauvegarde et de restauration.</w:t>
      </w:r>
    </w:p>
    <w:p w14:paraId="77444AFC" w14:textId="77777777" w:rsidR="00445900" w:rsidRDefault="00000000">
      <w:pPr>
        <w:pStyle w:val="Paragraphedeliste"/>
        <w:numPr>
          <w:ilvl w:val="0"/>
          <w:numId w:val="1"/>
        </w:numPr>
        <w:spacing w:after="6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Rapport de revue d’architecture de l’anonymat et rapport d’audit de sécurité.</w:t>
      </w:r>
    </w:p>
    <w:p w14:paraId="77444AFD" w14:textId="77777777" w:rsidR="00445900" w:rsidRDefault="00000000">
      <w:pPr>
        <w:pStyle w:val="Paragraphedeliste"/>
        <w:numPr>
          <w:ilvl w:val="0"/>
          <w:numId w:val="1"/>
        </w:numPr>
        <w:spacing w:after="6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Manuels utilisateurs par rôle (étudiant, délégué, enseignant, Chef de Département, Scolarité, administrateur).</w:t>
      </w:r>
    </w:p>
    <w:p w14:paraId="77444AFE" w14:textId="77777777" w:rsidR="00445900" w:rsidRDefault="00000000">
      <w:pPr>
        <w:pStyle w:val="Paragraphedeliste"/>
        <w:numPr>
          <w:ilvl w:val="0"/>
          <w:numId w:val="1"/>
        </w:numPr>
        <w:spacing w:after="6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Supports de formation et session de formation des administrateurs et référents.</w:t>
      </w:r>
    </w:p>
    <w:p w14:paraId="77444AFF" w14:textId="77777777" w:rsidR="00445900" w:rsidRDefault="00000000">
      <w:pPr>
        <w:pStyle w:val="Paragraphedeliste"/>
        <w:numPr>
          <w:ilvl w:val="0"/>
          <w:numId w:val="1"/>
        </w:numPr>
        <w:spacing w:after="6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Jeux de données de test et scripts d’import.</w:t>
      </w:r>
    </w:p>
    <w:p w14:paraId="77444B00" w14:textId="77777777" w:rsidR="00445900" w:rsidRDefault="00000000">
      <w:pPr>
        <w:pStyle w:val="Paragraphedeliste"/>
        <w:numPr>
          <w:ilvl w:val="0"/>
          <w:numId w:val="1"/>
        </w:numPr>
        <w:spacing w:after="6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Période de garantie et de suivi renforcé pendant la première campagne.</w:t>
      </w:r>
    </w:p>
    <w:p w14:paraId="77444B01" w14:textId="77777777" w:rsidR="00445900" w:rsidRDefault="00000000">
      <w:pPr>
        <w:pStyle w:val="Titre2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10.3 Formation et accompagnement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4806"/>
        <w:gridCol w:w="1700"/>
      </w:tblGrid>
      <w:tr w:rsidR="00445900" w14:paraId="77444B05" w14:textId="77777777">
        <w:trPr>
          <w:cantSplit/>
          <w:tblHeader/>
        </w:trPr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02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Public</w:t>
            </w:r>
          </w:p>
        </w:tc>
        <w:tc>
          <w:tcPr>
            <w:tcW w:w="48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03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Format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04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Durée</w:t>
            </w:r>
          </w:p>
        </w:tc>
      </w:tr>
      <w:tr w:rsidR="00445900" w14:paraId="77444B09" w14:textId="77777777">
        <w:trPr>
          <w:cantSplit/>
        </w:trPr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06" w14:textId="733652C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Scolarité</w:t>
            </w:r>
            <w:ins w:id="346" w:author="Kodjo ATTIPOU" w:date="2026-10-08T02:55:00Z" w16du:dateUtc="2026-10-08T02:55:00Z">
              <w:r w:rsidR="00A00BF8">
                <w:rPr>
                  <w:rFonts w:ascii="Palatino Linotype" w:hAnsi="Palatino Linotype" w:cs="Palatino Linotype"/>
                  <w:b/>
                  <w:bCs/>
                  <w:color w:val="1F3864"/>
                  <w:sz w:val="18"/>
                  <w:szCs w:val="18"/>
                </w:rPr>
                <w:t xml:space="preserve">, </w:t>
              </w:r>
              <w:r w:rsidR="0062560A">
                <w:rPr>
                  <w:rFonts w:ascii="Palatino Linotype" w:hAnsi="Palatino Linotype" w:cs="Palatino Linotype"/>
                  <w:b/>
                  <w:bCs/>
                  <w:color w:val="1F3864"/>
                  <w:sz w:val="18"/>
                  <w:szCs w:val="18"/>
                </w:rPr>
                <w:t>Direction des Études</w:t>
              </w:r>
            </w:ins>
            <w:del w:id="347" w:author="Kodjo ATTIPOU" w:date="2026-10-08T02:55:00Z" w16du:dateUtc="2026-10-08T02:55:00Z">
              <w:r w:rsidDel="00A00BF8">
                <w:rPr>
                  <w:rFonts w:ascii="Palatino Linotype" w:hAnsi="Palatino Linotype" w:cs="Palatino Linotype"/>
                  <w:b/>
                  <w:bCs/>
                  <w:color w:val="1F3864"/>
                  <w:sz w:val="18"/>
                  <w:szCs w:val="18"/>
                </w:rPr>
                <w:delText xml:space="preserve"> et</w:delText>
              </w:r>
            </w:del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 xml:space="preserve"> </w:t>
            </w:r>
            <w:ins w:id="348" w:author="Kodjo ATTIPOU" w:date="2026-10-08T02:55:00Z" w16du:dateUtc="2026-10-08T02:55:00Z">
              <w:r w:rsidR="0062560A">
                <w:rPr>
                  <w:rFonts w:ascii="Palatino Linotype" w:hAnsi="Palatino Linotype" w:cs="Palatino Linotype"/>
                  <w:b/>
                  <w:bCs/>
                  <w:color w:val="1F3864"/>
                  <w:sz w:val="18"/>
                  <w:szCs w:val="18"/>
                </w:rPr>
                <w:t xml:space="preserve">et </w:t>
              </w:r>
            </w:ins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administrateurs</w:t>
            </w:r>
          </w:p>
        </w:tc>
        <w:tc>
          <w:tcPr>
            <w:tcW w:w="48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07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Atelier pratique : référentiels, imports, campagnes, modération, exports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08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1 jour</w:t>
            </w:r>
          </w:p>
        </w:tc>
      </w:tr>
      <w:tr w:rsidR="00445900" w14:paraId="77444B0D" w14:textId="77777777">
        <w:trPr>
          <w:cantSplit/>
        </w:trPr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0A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Chefs de Département</w:t>
            </w:r>
          </w:p>
        </w:tc>
        <w:tc>
          <w:tcPr>
            <w:tcW w:w="48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0B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Séance de présentation : tableaux de bord, synthèse, suites données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0C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2 heures</w:t>
            </w:r>
          </w:p>
        </w:tc>
      </w:tr>
      <w:tr w:rsidR="00445900" w14:paraId="77444B11" w14:textId="77777777">
        <w:trPr>
          <w:cantSplit/>
        </w:trPr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0E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Enseignants</w:t>
            </w:r>
          </w:p>
        </w:tc>
        <w:tc>
          <w:tcPr>
            <w:tcW w:w="48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0F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Démonstration : résultats, visa du cahier de texte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10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1 heure</w:t>
            </w:r>
          </w:p>
        </w:tc>
      </w:tr>
      <w:tr w:rsidR="00445900" w14:paraId="77444B15" w14:textId="77777777">
        <w:trPr>
          <w:cantSplit/>
        </w:trPr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12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Délégués et suppléants</w:t>
            </w:r>
          </w:p>
        </w:tc>
        <w:tc>
          <w:tcPr>
            <w:tcW w:w="48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13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Atelier : saisie rapide du cahier de texte sur téléphone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14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1 heure</w:t>
            </w:r>
          </w:p>
        </w:tc>
      </w:tr>
      <w:tr w:rsidR="00445900" w14:paraId="77444B19" w14:textId="77777777">
        <w:trPr>
          <w:cantSplit/>
        </w:trPr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16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lastRenderedPageBreak/>
              <w:t>Étudiants</w:t>
            </w:r>
          </w:p>
        </w:tc>
        <w:tc>
          <w:tcPr>
            <w:tcW w:w="48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17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Communication courte (affiche, message, vidéo) sur l’anonymat et le déroulé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18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Moins de 5 minutes</w:t>
            </w:r>
          </w:p>
        </w:tc>
      </w:tr>
    </w:tbl>
    <w:p w14:paraId="77444B1A" w14:textId="77777777" w:rsidR="00445900" w:rsidRDefault="00445900">
      <w:pPr>
        <w:spacing w:after="160" w:line="20" w:lineRule="exact"/>
        <w:rPr>
          <w:rFonts w:ascii="Palatino Linotype" w:hAnsi="Palatino Linotype" w:cs="Palatino Linotype"/>
        </w:rPr>
      </w:pPr>
    </w:p>
    <w:p w14:paraId="77444B1B" w14:textId="77777777" w:rsidR="00445900" w:rsidRDefault="00000000">
      <w:pPr>
        <w:pStyle w:val="Titre1"/>
        <w:pageBreakBefore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lastRenderedPageBreak/>
        <w:t>11. Points à valider par l’ENP</w:t>
      </w:r>
    </w:p>
    <w:p w14:paraId="77444B1C" w14:textId="77777777" w:rsidR="00445900" w:rsidRDefault="00000000">
      <w:pPr>
        <w:spacing w:after="12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Les décisions ci-dessous influencent la conception. Une recommandation par défaut est proposée pour chacune afin de ne pas bloquer le démarrage.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5300"/>
        <w:gridCol w:w="3806"/>
      </w:tblGrid>
      <w:tr w:rsidR="00445900" w14:paraId="77444B20" w14:textId="77777777">
        <w:trPr>
          <w:cantSplit/>
          <w:tblHeader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1D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N°</w:t>
            </w:r>
          </w:p>
        </w:tc>
        <w:tc>
          <w:tcPr>
            <w:tcW w:w="5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1E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Question</w:t>
            </w:r>
          </w:p>
        </w:tc>
        <w:tc>
          <w:tcPr>
            <w:tcW w:w="38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1F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Recommandation par défaut</w:t>
            </w:r>
          </w:p>
        </w:tc>
      </w:tr>
      <w:tr w:rsidR="00445900" w14:paraId="77444B24" w14:textId="77777777"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21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1</w:t>
            </w:r>
          </w:p>
        </w:tc>
        <w:tc>
          <w:tcPr>
            <w:tcW w:w="5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22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Comment les étudiants s’authentifient-ils (matricule existant, e-mail institutionnel, comptes à créer) ? Disposent-ils tous d’une adresse e-mail ou d’un téléphone ?</w:t>
            </w:r>
          </w:p>
        </w:tc>
        <w:tc>
          <w:tcPr>
            <w:tcW w:w="38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23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Matricule + mot de passe activé par code remis par la Scolarité ; e-mail ou téléphone pour la récupération</w:t>
            </w:r>
          </w:p>
        </w:tc>
      </w:tr>
      <w:tr w:rsidR="00445900" w14:paraId="77444B28" w14:textId="77777777"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25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2</w:t>
            </w:r>
          </w:p>
        </w:tc>
        <w:tc>
          <w:tcPr>
            <w:tcW w:w="5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26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Le circuit « connexion puis jeton » est-il retenu, ou la variante par codes à usage unique distribués en séance ?</w:t>
            </w:r>
          </w:p>
        </w:tc>
        <w:tc>
          <w:tcPr>
            <w:tcW w:w="38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27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Circuit principal avec jeton (section 5.4)</w:t>
            </w:r>
          </w:p>
        </w:tc>
      </w:tr>
      <w:tr w:rsidR="00445900" w14:paraId="77444B2C" w14:textId="77777777"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29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3</w:t>
            </w:r>
          </w:p>
        </w:tc>
        <w:tc>
          <w:tcPr>
            <w:tcW w:w="5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2A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Quel seuil minimal de répondants pour afficher les résultats d’une UE ?</w:t>
            </w:r>
          </w:p>
        </w:tc>
        <w:tc>
          <w:tcPr>
            <w:tcW w:w="38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2B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5 répondants</w:t>
            </w:r>
          </w:p>
        </w:tc>
      </w:tr>
      <w:tr w:rsidR="00445900" w14:paraId="77444B30" w14:textId="77777777"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2D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4</w:t>
            </w:r>
          </w:p>
        </w:tc>
        <w:tc>
          <w:tcPr>
            <w:tcW w:w="5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2E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Le Chef de Département voit-il les commentaires libres, et l’enseignant peut-il y répondre ?</w:t>
            </w:r>
          </w:p>
        </w:tc>
        <w:tc>
          <w:tcPr>
            <w:tcW w:w="38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2F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Oui pour les deux, commentaires modérés</w:t>
            </w:r>
          </w:p>
        </w:tc>
      </w:tr>
      <w:tr w:rsidR="00445900" w14:paraId="77444B34" w14:textId="77777777"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31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5</w:t>
            </w:r>
          </w:p>
        </w:tc>
        <w:tc>
          <w:tcPr>
            <w:tcW w:w="5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32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Qui modère les commentaires libres (Scolarité, Chef de Département, comité) ?</w:t>
            </w:r>
          </w:p>
        </w:tc>
        <w:tc>
          <w:tcPr>
            <w:tcW w:w="38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33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Scolarité, avec traçabilité</w:t>
            </w:r>
          </w:p>
        </w:tc>
      </w:tr>
      <w:tr w:rsidR="00445900" w14:paraId="77444B38" w14:textId="77777777"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35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6</w:t>
            </w:r>
          </w:p>
        </w:tc>
        <w:tc>
          <w:tcPr>
            <w:tcW w:w="5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36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Un visa non délivré dans les 7 jours vaut-il validation tacite ?</w:t>
            </w:r>
          </w:p>
        </w:tc>
        <w:tc>
          <w:tcPr>
            <w:tcW w:w="38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37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Non : relance puis signalement au Chef de Département</w:t>
            </w:r>
          </w:p>
        </w:tc>
      </w:tr>
      <w:tr w:rsidR="00445900" w14:paraId="77444B3C" w14:textId="77777777"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39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7</w:t>
            </w:r>
          </w:p>
        </w:tc>
        <w:tc>
          <w:tcPr>
            <w:tcW w:w="5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3A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Les étudiants peuvent-ils consulter le cahier de texte de leur classe ?</w:t>
            </w:r>
          </w:p>
        </w:tc>
        <w:tc>
          <w:tcPr>
            <w:tcW w:w="38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3B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Oui, en lecture seule (version 2 si besoin)</w:t>
            </w:r>
          </w:p>
        </w:tc>
      </w:tr>
      <w:tr w:rsidR="00445900" w14:paraId="77444B40" w14:textId="77777777"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3D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8</w:t>
            </w:r>
          </w:p>
        </w:tc>
        <w:tc>
          <w:tcPr>
            <w:tcW w:w="5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3E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Quelle est la durée de conservation des réponses individuelles ?</w:t>
            </w:r>
          </w:p>
        </w:tc>
        <w:tc>
          <w:tcPr>
            <w:tcW w:w="38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3F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5 ans, puis agrégats seulement</w:t>
            </w:r>
          </w:p>
        </w:tc>
      </w:tr>
      <w:tr w:rsidR="00445900" w14:paraId="77444B44" w14:textId="77777777"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41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9</w:t>
            </w:r>
          </w:p>
        </w:tc>
        <w:tc>
          <w:tcPr>
            <w:tcW w:w="5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42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Quelles données les systèmes existants de la Scolarité peuvent-ils fournir (UE, inscriptions, affectations) et sous quel format ?</w:t>
            </w:r>
          </w:p>
        </w:tc>
        <w:tc>
          <w:tcPr>
            <w:tcW w:w="38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43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Fichiers CSV normalisés au démarrage ; connexion directe en version 2</w:t>
            </w:r>
          </w:p>
        </w:tc>
      </w:tr>
      <w:tr w:rsidR="00445900" w14:paraId="77444B48" w14:textId="77777777"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45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10</w:t>
            </w:r>
          </w:p>
        </w:tc>
        <w:tc>
          <w:tcPr>
            <w:tcW w:w="5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46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Où héberger la plateforme (serveur ENP, hébergeur externe, mixte) et dans quel pays ?</w:t>
            </w:r>
          </w:p>
        </w:tc>
        <w:tc>
          <w:tcPr>
            <w:tcW w:w="38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47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VPS d’un hébergeur fiable avec copie des sauvegardes sur site</w:t>
            </w:r>
          </w:p>
        </w:tc>
      </w:tr>
      <w:tr w:rsidR="00445900" w14:paraId="77444B4C" w14:textId="77777777"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49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11</w:t>
            </w:r>
          </w:p>
        </w:tc>
        <w:tc>
          <w:tcPr>
            <w:tcW w:w="5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4A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Le questionnaire doit-il être identique pour tous les cursus (Cycle Préparatoire, Ingénieur, Master) ?</w:t>
            </w:r>
          </w:p>
        </w:tc>
        <w:tc>
          <w:tcPr>
            <w:tcW w:w="38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4B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Un questionnaire commun versionné, avec possibilité d’adaptation ultérieure</w:t>
            </w:r>
          </w:p>
        </w:tc>
      </w:tr>
      <w:tr w:rsidR="00445900" w14:paraId="77444B50" w14:textId="77777777"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4D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12</w:t>
            </w:r>
          </w:p>
        </w:tc>
        <w:tc>
          <w:tcPr>
            <w:tcW w:w="5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4E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Plusieurs campus : une plateforme unique ou une instance par campus ?</w:t>
            </w:r>
          </w:p>
        </w:tc>
        <w:tc>
          <w:tcPr>
            <w:tcW w:w="38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4F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Plateforme unique, données cloisonnées par campus et département</w:t>
            </w:r>
          </w:p>
        </w:tc>
      </w:tr>
      <w:tr w:rsidR="00445900" w14:paraId="77444B54" w14:textId="77777777"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51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13</w:t>
            </w:r>
          </w:p>
        </w:tc>
        <w:tc>
          <w:tcPr>
            <w:tcW w:w="5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52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Le conseil de perfectionnement a-t-il besoin d’un accès direct ?</w:t>
            </w:r>
          </w:p>
        </w:tc>
        <w:tc>
          <w:tcPr>
            <w:tcW w:w="38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53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Non en version 1 : synthèse exportée</w:t>
            </w:r>
          </w:p>
        </w:tc>
      </w:tr>
      <w:tr w:rsidR="00445900" w14:paraId="77444B58" w14:textId="77777777"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55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14</w:t>
            </w:r>
          </w:p>
        </w:tc>
        <w:tc>
          <w:tcPr>
            <w:tcW w:w="5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56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Quels enseignants sont concernés (permanents, vacataires, intervenants extérieurs) et comment leurs comptes sont-ils créés ?</w:t>
            </w:r>
          </w:p>
        </w:tc>
        <w:tc>
          <w:tcPr>
            <w:tcW w:w="38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57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Comptes créés par la Scolarité sur import ; vacataires à durée limitée</w:t>
            </w:r>
          </w:p>
        </w:tc>
      </w:tr>
    </w:tbl>
    <w:p w14:paraId="77444B59" w14:textId="77777777" w:rsidR="00445900" w:rsidRDefault="00445900">
      <w:pPr>
        <w:spacing w:after="160" w:line="20" w:lineRule="exact"/>
        <w:rPr>
          <w:rFonts w:ascii="Palatino Linotype" w:hAnsi="Palatino Linotype" w:cs="Palatino Linotype"/>
        </w:rPr>
      </w:pPr>
    </w:p>
    <w:p w14:paraId="77444B5A" w14:textId="77777777" w:rsidR="00445900" w:rsidRDefault="00000000">
      <w:pPr>
        <w:pStyle w:val="Titre1"/>
        <w:pageBreakBefore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lastRenderedPageBreak/>
        <w:t>Annexe A — Questionnaire d’évaluation</w:t>
      </w:r>
    </w:p>
    <w:p w14:paraId="77444B5B" w14:textId="77777777" w:rsidR="00445900" w:rsidRDefault="00000000">
      <w:pPr>
        <w:spacing w:after="12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Le questionnaire reprend à l’identique la grille d’évaluation de l’ENP. Il est enregistré en base de données sous forme versionnée (EVA-07). Échelle : 1 Pas du tout d’accord · 2 Plutôt pas d’accord · 3 Neutre · 4 Plutôt d’accord · 5 Tout à fait d’accord · Sans avis.</w:t>
      </w:r>
    </w:p>
    <w:p w14:paraId="77444B5C" w14:textId="77777777" w:rsidR="00445900" w:rsidRDefault="00000000">
      <w:pPr>
        <w:pStyle w:val="Titre3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Identification de l’UE (renseignée automatiquement par le contexte, non saisie par l’étudiant)</w:t>
      </w:r>
    </w:p>
    <w:p w14:paraId="77444B5D" w14:textId="77777777" w:rsidR="00445900" w:rsidRDefault="00000000">
      <w:pPr>
        <w:spacing w:after="12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  <w:sz w:val="20"/>
          <w:szCs w:val="20"/>
        </w:rPr>
        <w:t>Campus, département, formation/cursus, semestre (S1 à S10), code de l’UE, intitulé de l’UE. Le nom de l’enseignant n’est pas renseigné par l’étudiant : l’identification de l’enseignant responsable est assurée par la Scolarité.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300"/>
        <w:gridCol w:w="5506"/>
      </w:tblGrid>
      <w:tr w:rsidR="00445900" w14:paraId="77444B61" w14:textId="77777777">
        <w:trPr>
          <w:cantSplit/>
          <w:tblHeader/>
        </w:trP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5E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Code</w:t>
            </w:r>
          </w:p>
        </w:tc>
        <w:tc>
          <w:tcPr>
            <w:tcW w:w="3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5F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Section</w:t>
            </w:r>
          </w:p>
        </w:tc>
        <w:tc>
          <w:tcPr>
            <w:tcW w:w="55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60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Critère</w:t>
            </w:r>
          </w:p>
        </w:tc>
      </w:tr>
      <w:tr w:rsidR="00445900" w14:paraId="77444B65" w14:textId="77777777">
        <w:trPr>
          <w:cantSplit/>
        </w:trP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62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A1</w:t>
            </w:r>
          </w:p>
        </w:tc>
        <w:tc>
          <w:tcPr>
            <w:tcW w:w="3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63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A. Organisation et contenu de l’enseignement</w:t>
            </w:r>
          </w:p>
        </w:tc>
        <w:tc>
          <w:tcPr>
            <w:tcW w:w="55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64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Les objectifs de l’UE ont été clairement présentés en début de semestre</w:t>
            </w:r>
          </w:p>
        </w:tc>
      </w:tr>
      <w:tr w:rsidR="00445900" w14:paraId="77444B69" w14:textId="77777777">
        <w:trPr>
          <w:cantSplit/>
        </w:trP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66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A2</w:t>
            </w:r>
          </w:p>
        </w:tc>
        <w:tc>
          <w:tcPr>
            <w:tcW w:w="3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67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A. Organisation et contenu</w:t>
            </w:r>
          </w:p>
        </w:tc>
        <w:tc>
          <w:tcPr>
            <w:tcW w:w="55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68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Le contenu enseigné correspondait au syllabus communiqué</w:t>
            </w:r>
          </w:p>
        </w:tc>
      </w:tr>
      <w:tr w:rsidR="00445900" w14:paraId="77444B6D" w14:textId="77777777">
        <w:trPr>
          <w:cantSplit/>
        </w:trP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6A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A3</w:t>
            </w:r>
          </w:p>
        </w:tc>
        <w:tc>
          <w:tcPr>
            <w:tcW w:w="3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6B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A. Organisation et contenu</w:t>
            </w:r>
          </w:p>
        </w:tc>
        <w:tc>
          <w:tcPr>
            <w:tcW w:w="55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6C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La progression des séances était cohérente et bien structurée</w:t>
            </w:r>
          </w:p>
        </w:tc>
      </w:tr>
      <w:tr w:rsidR="00445900" w14:paraId="77444B71" w14:textId="77777777">
        <w:trPr>
          <w:cantSplit/>
        </w:trP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6E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A4</w:t>
            </w:r>
          </w:p>
        </w:tc>
        <w:tc>
          <w:tcPr>
            <w:tcW w:w="3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6F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A. Organisation et contenu</w:t>
            </w:r>
          </w:p>
        </w:tc>
        <w:tc>
          <w:tcPr>
            <w:tcW w:w="55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70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La charge de travail demandée était adaptée au nombre de crédits de l’UE</w:t>
            </w:r>
          </w:p>
        </w:tc>
      </w:tr>
      <w:tr w:rsidR="00445900" w14:paraId="77444B75" w14:textId="77777777">
        <w:trPr>
          <w:cantSplit/>
        </w:trP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72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A5</w:t>
            </w:r>
          </w:p>
        </w:tc>
        <w:tc>
          <w:tcPr>
            <w:tcW w:w="3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73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A. Organisation et contenu</w:t>
            </w:r>
          </w:p>
        </w:tc>
        <w:tc>
          <w:tcPr>
            <w:tcW w:w="55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74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Les liens avec les autres UE du semestre étaient explicites</w:t>
            </w:r>
          </w:p>
        </w:tc>
      </w:tr>
      <w:tr w:rsidR="00445900" w14:paraId="77444B79" w14:textId="77777777">
        <w:trPr>
          <w:cantSplit/>
        </w:trP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76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B1</w:t>
            </w:r>
          </w:p>
        </w:tc>
        <w:tc>
          <w:tcPr>
            <w:tcW w:w="3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77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B. Qualité pédagogique de l’enseignant</w:t>
            </w:r>
          </w:p>
        </w:tc>
        <w:tc>
          <w:tcPr>
            <w:tcW w:w="55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78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Les explications étaient claires et compréhensibles</w:t>
            </w:r>
          </w:p>
        </w:tc>
      </w:tr>
      <w:tr w:rsidR="00445900" w14:paraId="77444B7D" w14:textId="77777777">
        <w:trPr>
          <w:cantSplit/>
        </w:trP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7A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B2</w:t>
            </w:r>
          </w:p>
        </w:tc>
        <w:tc>
          <w:tcPr>
            <w:tcW w:w="3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7B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B. Qualité pédagogique</w:t>
            </w:r>
          </w:p>
        </w:tc>
        <w:tc>
          <w:tcPr>
            <w:tcW w:w="55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7C" w14:textId="3A6BB10B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L’enseignant était disponible et accessible en dehors des séances</w:t>
            </w:r>
            <w:ins w:id="349" w:author="Kodjo ATTIPOU" w:date="2026-10-08T02:57:00Z" w16du:dateUtc="2026-10-08T02:57:00Z">
              <w:r w:rsidR="0084374D">
                <w:rPr>
                  <w:rFonts w:ascii="Palatino Linotype" w:hAnsi="Palatino Linotype" w:cs="Palatino Linotype"/>
                  <w:sz w:val="18"/>
                  <w:szCs w:val="18"/>
                </w:rPr>
                <w:t xml:space="preserve"> aux horaires indiqu</w:t>
              </w:r>
              <w:r w:rsidR="00CE50F8">
                <w:rPr>
                  <w:rFonts w:ascii="Palatino Linotype" w:hAnsi="Palatino Linotype" w:cs="Palatino Linotype"/>
                  <w:sz w:val="18"/>
                  <w:szCs w:val="18"/>
                </w:rPr>
                <w:t>és sur le syllabus</w:t>
              </w:r>
            </w:ins>
          </w:p>
        </w:tc>
      </w:tr>
      <w:tr w:rsidR="00445900" w14:paraId="77444B81" w14:textId="77777777">
        <w:trPr>
          <w:cantSplit/>
        </w:trP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7E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B3</w:t>
            </w:r>
          </w:p>
        </w:tc>
        <w:tc>
          <w:tcPr>
            <w:tcW w:w="3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7F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B. Qualité pédagogique</w:t>
            </w:r>
          </w:p>
        </w:tc>
        <w:tc>
          <w:tcPr>
            <w:tcW w:w="55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80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L’enseignant répondait de façon satisfaisante aux questions posées</w:t>
            </w:r>
          </w:p>
        </w:tc>
      </w:tr>
      <w:tr w:rsidR="00445900" w14:paraId="77444B85" w14:textId="77777777">
        <w:trPr>
          <w:cantSplit/>
        </w:trP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82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B4</w:t>
            </w:r>
          </w:p>
        </w:tc>
        <w:tc>
          <w:tcPr>
            <w:tcW w:w="3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83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B. Qualité pédagogique</w:t>
            </w:r>
          </w:p>
        </w:tc>
        <w:tc>
          <w:tcPr>
            <w:tcW w:w="55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84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Les supports pédagogiques (polycopiés, diapositives, exercices) étaient utiles et de qualité</w:t>
            </w:r>
          </w:p>
        </w:tc>
      </w:tr>
      <w:tr w:rsidR="00445900" w14:paraId="77444B89" w14:textId="77777777">
        <w:trPr>
          <w:cantSplit/>
        </w:trP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86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B5</w:t>
            </w:r>
          </w:p>
        </w:tc>
        <w:tc>
          <w:tcPr>
            <w:tcW w:w="3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87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B. Qualité pédagogique</w:t>
            </w:r>
          </w:p>
        </w:tc>
        <w:tc>
          <w:tcPr>
            <w:tcW w:w="55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88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Le rythme des séances permettait une bonne assimilation du contenu</w:t>
            </w:r>
          </w:p>
        </w:tc>
      </w:tr>
      <w:tr w:rsidR="00445900" w14:paraId="77444B8D" w14:textId="77777777">
        <w:trPr>
          <w:cantSplit/>
        </w:trP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8A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C1</w:t>
            </w:r>
          </w:p>
        </w:tc>
        <w:tc>
          <w:tcPr>
            <w:tcW w:w="3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8B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C. Évaluation et retour pédagogique</w:t>
            </w:r>
          </w:p>
        </w:tc>
        <w:tc>
          <w:tcPr>
            <w:tcW w:w="55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8C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Les modalités d’évaluation avaient été clairement communiquées en début de semestre</w:t>
            </w:r>
          </w:p>
        </w:tc>
      </w:tr>
      <w:tr w:rsidR="00445900" w14:paraId="77444B91" w14:textId="77777777">
        <w:trPr>
          <w:cantSplit/>
        </w:trP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8E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C2</w:t>
            </w:r>
          </w:p>
        </w:tc>
        <w:tc>
          <w:tcPr>
            <w:tcW w:w="3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8F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C. Évaluation et retour</w:t>
            </w:r>
          </w:p>
        </w:tc>
        <w:tc>
          <w:tcPr>
            <w:tcW w:w="55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90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Les épreuves étaient cohérentes avec le contenu réellement enseigné</w:t>
            </w:r>
          </w:p>
        </w:tc>
      </w:tr>
      <w:tr w:rsidR="00445900" w14:paraId="77444B95" w14:textId="77777777">
        <w:trPr>
          <w:cantSplit/>
        </w:trP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92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C3</w:t>
            </w:r>
          </w:p>
        </w:tc>
        <w:tc>
          <w:tcPr>
            <w:tcW w:w="3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93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C. Évaluation et retour</w:t>
            </w:r>
          </w:p>
        </w:tc>
        <w:tc>
          <w:tcPr>
            <w:tcW w:w="55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94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Les corrections et les résultats ont été communiqués dans un délai raisonnable</w:t>
            </w:r>
          </w:p>
        </w:tc>
      </w:tr>
      <w:tr w:rsidR="00445900" w14:paraId="77444B99" w14:textId="77777777">
        <w:trPr>
          <w:cantSplit/>
        </w:trP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96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C4</w:t>
            </w:r>
          </w:p>
        </w:tc>
        <w:tc>
          <w:tcPr>
            <w:tcW w:w="3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97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C. Évaluation et retour</w:t>
            </w:r>
          </w:p>
        </w:tc>
        <w:tc>
          <w:tcPr>
            <w:tcW w:w="55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98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Les retours reçus ont permis de comprendre mes erreurs et de progresser</w:t>
            </w:r>
          </w:p>
        </w:tc>
      </w:tr>
      <w:tr w:rsidR="00445900" w14:paraId="77444B9D" w14:textId="77777777">
        <w:trPr>
          <w:cantSplit/>
        </w:trP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9A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D1</w:t>
            </w:r>
          </w:p>
        </w:tc>
        <w:tc>
          <w:tcPr>
            <w:tcW w:w="3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9B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D. Moyens et conditions matérielles</w:t>
            </w:r>
          </w:p>
        </w:tc>
        <w:tc>
          <w:tcPr>
            <w:tcW w:w="55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9C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Les salles de cours/TD étaient adaptées (capacité, confort, équipement)</w:t>
            </w:r>
          </w:p>
        </w:tc>
      </w:tr>
      <w:tr w:rsidR="00445900" w14:paraId="77444BA1" w14:textId="77777777">
        <w:trPr>
          <w:cantSplit/>
        </w:trP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9E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D2</w:t>
            </w:r>
          </w:p>
        </w:tc>
        <w:tc>
          <w:tcPr>
            <w:tcW w:w="3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9F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D. Moyens et conditions</w:t>
            </w:r>
          </w:p>
        </w:tc>
        <w:tc>
          <w:tcPr>
            <w:tcW w:w="55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A0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Les équipements de travaux pratiques étaient suffisants et fonctionnels</w:t>
            </w:r>
          </w:p>
        </w:tc>
      </w:tr>
      <w:tr w:rsidR="00445900" w14:paraId="77444BA5" w14:textId="77777777">
        <w:trPr>
          <w:cantSplit/>
        </w:trP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A2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D3</w:t>
            </w:r>
          </w:p>
        </w:tc>
        <w:tc>
          <w:tcPr>
            <w:tcW w:w="3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A3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D. Moyens et conditions</w:t>
            </w:r>
          </w:p>
        </w:tc>
        <w:tc>
          <w:tcPr>
            <w:tcW w:w="55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A4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Les ressources numériques (plateforme, documents en ligne) étaient accessibles</w:t>
            </w:r>
          </w:p>
        </w:tc>
      </w:tr>
      <w:tr w:rsidR="00445900" w14:paraId="77444BA9" w14:textId="77777777">
        <w:trPr>
          <w:cantSplit/>
        </w:trP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A6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E1</w:t>
            </w:r>
          </w:p>
        </w:tc>
        <w:tc>
          <w:tcPr>
            <w:tcW w:w="3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A7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E. Appréciation globale</w:t>
            </w:r>
          </w:p>
        </w:tc>
        <w:tc>
          <w:tcPr>
            <w:tcW w:w="55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A8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De façon générale, je suis satisfait(e) de cette unité d’enseignement</w:t>
            </w:r>
          </w:p>
        </w:tc>
      </w:tr>
      <w:tr w:rsidR="00445900" w14:paraId="77444BAD" w14:textId="77777777">
        <w:trPr>
          <w:cantSplit/>
        </w:trP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AA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E2</w:t>
            </w:r>
          </w:p>
        </w:tc>
        <w:tc>
          <w:tcPr>
            <w:tcW w:w="3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AB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E. Appréciation globale</w:t>
            </w:r>
          </w:p>
        </w:tc>
        <w:tc>
          <w:tcPr>
            <w:tcW w:w="55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AC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Je recommanderais cette UE, telle qu’enseignée, à un autre étudiant</w:t>
            </w:r>
          </w:p>
        </w:tc>
      </w:tr>
      <w:tr w:rsidR="00445900" w14:paraId="77444BB1" w14:textId="77777777">
        <w:trPr>
          <w:cantSplit/>
        </w:trP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AE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lastRenderedPageBreak/>
              <w:t>CL1</w:t>
            </w:r>
          </w:p>
        </w:tc>
        <w:tc>
          <w:tcPr>
            <w:tcW w:w="3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AF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Commentaires libres</w:t>
            </w:r>
          </w:p>
        </w:tc>
        <w:tc>
          <w:tcPr>
            <w:tcW w:w="55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B0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Points forts de l’enseignement</w:t>
            </w:r>
          </w:p>
        </w:tc>
      </w:tr>
      <w:tr w:rsidR="00445900" w14:paraId="77444BB5" w14:textId="77777777">
        <w:trPr>
          <w:cantSplit/>
        </w:trP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B2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CL2</w:t>
            </w:r>
          </w:p>
        </w:tc>
        <w:tc>
          <w:tcPr>
            <w:tcW w:w="3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B3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Commentaires libres</w:t>
            </w:r>
          </w:p>
        </w:tc>
        <w:tc>
          <w:tcPr>
            <w:tcW w:w="55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B4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Points à améliorer / suggestions</w:t>
            </w:r>
          </w:p>
        </w:tc>
      </w:tr>
    </w:tbl>
    <w:p w14:paraId="77444BB6" w14:textId="77777777" w:rsidR="00445900" w:rsidRDefault="00445900">
      <w:pPr>
        <w:spacing w:after="160" w:line="20" w:lineRule="exact"/>
        <w:rPr>
          <w:rFonts w:ascii="Palatino Linotype" w:hAnsi="Palatino Linotype" w:cs="Palatino Linotype"/>
        </w:rPr>
      </w:pPr>
    </w:p>
    <w:p w14:paraId="77444BB7" w14:textId="77777777" w:rsidR="00445900" w:rsidRDefault="00000000">
      <w:pPr>
        <w:pStyle w:val="Titre3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Grille de synthèse par semestre : colonnes générées automatiquement</w:t>
      </w:r>
    </w:p>
    <w:p w14:paraId="77444BB8" w14:textId="77777777" w:rsidR="00445900" w:rsidRDefault="00000000">
      <w:pPr>
        <w:spacing w:after="12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  <w:sz w:val="20"/>
          <w:szCs w:val="20"/>
        </w:rPr>
        <w:t>Code UE · Intitulé de l’UE · Enseignant · Nombre de réponses · Moyenne A (Contenu) · Moyenne B (Pédagogie) · Moyenne C (Évaluation) · Moyenne D (Moyens) · Satisfaction globale (E). En tête : campus, département, semestre, année universitaire, nombre total de répondants. En pied : UE aux meilleures appréciations, UE nécessitant une attention particulière, actions correctives et suites données, établi par, date, visa du Chef de Département.</w:t>
      </w:r>
    </w:p>
    <w:p w14:paraId="77444BB9" w14:textId="77777777" w:rsidR="00445900" w:rsidRDefault="00000000">
      <w:pPr>
        <w:pStyle w:val="Titre1"/>
        <w:pageBreakBefore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lastRenderedPageBreak/>
        <w:t>Annexe B — Fiche de séance du cahier de texte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600"/>
        <w:gridCol w:w="1300"/>
        <w:gridCol w:w="3206"/>
      </w:tblGrid>
      <w:tr w:rsidR="00445900" w14:paraId="77444BBE" w14:textId="77777777">
        <w:trPr>
          <w:cantSplit/>
          <w:tblHeader/>
        </w:trPr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BA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Champ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BB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BC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Obligatoire</w:t>
            </w:r>
          </w:p>
        </w:tc>
        <w:tc>
          <w:tcPr>
            <w:tcW w:w="32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BD" w14:textId="77777777" w:rsidR="00445900" w:rsidRDefault="00000000">
            <w:pPr>
              <w:jc w:val="center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Règle de saisie</w:t>
            </w:r>
          </w:p>
        </w:tc>
      </w:tr>
      <w:tr w:rsidR="00445900" w14:paraId="77444BC3" w14:textId="77777777">
        <w:trPr>
          <w:cantSplit/>
        </w:trPr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BF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Date de la séance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C0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Date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C1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Oui</w:t>
            </w:r>
          </w:p>
        </w:tc>
        <w:tc>
          <w:tcPr>
            <w:tcW w:w="32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C2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Pas postérieure à la date du jour</w:t>
            </w:r>
          </w:p>
        </w:tc>
      </w:tr>
      <w:tr w:rsidR="00445900" w14:paraId="77444BC8" w14:textId="77777777">
        <w:trPr>
          <w:cantSplit/>
        </w:trPr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C4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Heure de début / de fin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C5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Heures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C6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Oui</w:t>
            </w:r>
          </w:p>
        </w:tc>
        <w:tc>
          <w:tcPr>
            <w:tcW w:w="32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C7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Fin postérieure au début ; durée calculée automatiquement</w:t>
            </w:r>
          </w:p>
        </w:tc>
      </w:tr>
      <w:tr w:rsidR="00445900" w14:paraId="77444BCD" w14:textId="77777777">
        <w:trPr>
          <w:cantSplit/>
        </w:trPr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C9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UE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CA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Liste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CB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Oui</w:t>
            </w:r>
          </w:p>
        </w:tc>
        <w:tc>
          <w:tcPr>
            <w:tcW w:w="32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CC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UE du semestre de la classe du délégué</w:t>
            </w:r>
          </w:p>
        </w:tc>
      </w:tr>
      <w:tr w:rsidR="00445900" w14:paraId="77444BD2" w14:textId="77777777">
        <w:trPr>
          <w:cantSplit/>
        </w:trPr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CE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Enseignant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CF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Liste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D0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Oui</w:t>
            </w:r>
          </w:p>
        </w:tc>
        <w:tc>
          <w:tcPr>
            <w:tcW w:w="32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D1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Enseignants affectés à l’UE ; présélectionné s’il est unique</w:t>
            </w:r>
          </w:p>
        </w:tc>
      </w:tr>
      <w:tr w:rsidR="00445900" w14:paraId="77444BD7" w14:textId="77777777">
        <w:trPr>
          <w:cantSplit/>
        </w:trPr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D3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Type de séance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D4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CM / TD / TP / Autre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D5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Oui</w:t>
            </w:r>
          </w:p>
        </w:tc>
        <w:tc>
          <w:tcPr>
            <w:tcW w:w="32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D6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—</w:t>
            </w:r>
          </w:p>
        </w:tc>
      </w:tr>
      <w:tr w:rsidR="00445900" w14:paraId="77444BDC" w14:textId="77777777">
        <w:trPr>
          <w:cantSplit/>
        </w:trPr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D8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Groupe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D9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Liste ou texte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DA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Non</w:t>
            </w:r>
          </w:p>
        </w:tc>
        <w:tc>
          <w:tcPr>
            <w:tcW w:w="32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DB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Pour les TD et TP à groupes multiples</w:t>
            </w:r>
          </w:p>
        </w:tc>
      </w:tr>
      <w:tr w:rsidR="00445900" w14:paraId="77444BE1" w14:textId="77777777">
        <w:trPr>
          <w:cantSplit/>
        </w:trPr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DD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Statut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DE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Tenue / Reportée / Annulée / Enseignant absent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DF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Oui</w:t>
            </w:r>
          </w:p>
        </w:tc>
        <w:tc>
          <w:tcPr>
            <w:tcW w:w="32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E0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Motif facultatif pour les statuts autres que « Tenue »</w:t>
            </w:r>
          </w:p>
        </w:tc>
      </w:tr>
      <w:tr w:rsidR="00445900" w14:paraId="77444BE6" w14:textId="77777777">
        <w:trPr>
          <w:cantSplit/>
        </w:trPr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E2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Intitulé de la séance (chapitre)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E3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Texte court (150 caractères)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E4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Si tenue</w:t>
            </w:r>
          </w:p>
        </w:tc>
        <w:tc>
          <w:tcPr>
            <w:tcW w:w="32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E5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—</w:t>
            </w:r>
          </w:p>
        </w:tc>
      </w:tr>
      <w:tr w:rsidR="00445900" w14:paraId="77444BEB" w14:textId="77777777">
        <w:trPr>
          <w:cantSplit/>
        </w:trPr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E7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Contenu traité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E8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Texte long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E9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Si tenue</w:t>
            </w:r>
          </w:p>
        </w:tc>
        <w:tc>
          <w:tcPr>
            <w:tcW w:w="32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EA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Résumé des notions abordées</w:t>
            </w:r>
          </w:p>
        </w:tc>
      </w:tr>
      <w:tr w:rsidR="00445900" w14:paraId="77444BF0" w14:textId="77777777">
        <w:trPr>
          <w:cantSplit/>
        </w:trPr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EC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Travail à faire / références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ED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Texte long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EE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Non</w:t>
            </w:r>
          </w:p>
        </w:tc>
        <w:tc>
          <w:tcPr>
            <w:tcW w:w="32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EF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Exercices, lectures, échéances</w:t>
            </w:r>
          </w:p>
        </w:tc>
      </w:tr>
      <w:tr w:rsidR="00445900" w14:paraId="77444BF5" w14:textId="77777777">
        <w:trPr>
          <w:cantSplit/>
        </w:trPr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F1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Effectif présent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F2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Nombre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F3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Non</w:t>
            </w:r>
          </w:p>
        </w:tc>
        <w:tc>
          <w:tcPr>
            <w:tcW w:w="32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F4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Indicatif</w:t>
            </w:r>
          </w:p>
        </w:tc>
      </w:tr>
      <w:tr w:rsidR="00445900" w14:paraId="77444BFA" w14:textId="77777777">
        <w:trPr>
          <w:cantSplit/>
        </w:trPr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F6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Observations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F7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Texte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F8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Non</w:t>
            </w:r>
          </w:p>
        </w:tc>
        <w:tc>
          <w:tcPr>
            <w:tcW w:w="32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F9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—</w:t>
            </w:r>
          </w:p>
        </w:tc>
      </w:tr>
      <w:tr w:rsidR="00445900" w14:paraId="77444BFF" w14:textId="77777777">
        <w:trPr>
          <w:cantSplit/>
        </w:trPr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FB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Pièces jointes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FC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Fichier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FD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Non</w:t>
            </w:r>
          </w:p>
        </w:tc>
        <w:tc>
          <w:tcPr>
            <w:tcW w:w="32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BFE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PDF ou image, 5 Mo maximum (option)</w:t>
            </w:r>
          </w:p>
        </w:tc>
      </w:tr>
      <w:tr w:rsidR="00445900" w14:paraId="77444C04" w14:textId="77777777">
        <w:trPr>
          <w:cantSplit/>
        </w:trPr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C00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Saisi par / date de saisie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C01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Automatique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C02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Auto</w:t>
            </w:r>
          </w:p>
        </w:tc>
        <w:tc>
          <w:tcPr>
            <w:tcW w:w="32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C03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Délégué ou suppléant connecté</w:t>
            </w:r>
          </w:p>
        </w:tc>
      </w:tr>
      <w:tr w:rsidR="00445900" w14:paraId="77444C09" w14:textId="77777777">
        <w:trPr>
          <w:cantSplit/>
        </w:trPr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C05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Visa de l’enseignant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C06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En attente / Visé / Contesté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C07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Auto</w:t>
            </w:r>
          </w:p>
        </w:tc>
        <w:tc>
          <w:tcPr>
            <w:tcW w:w="32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C08" w14:textId="77777777" w:rsidR="00445900" w:rsidRDefault="00000000">
            <w:pPr>
              <w:jc w:val="left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sz w:val="18"/>
                <w:szCs w:val="18"/>
              </w:rPr>
              <w:t>Commentaire obligatoire en cas de contestation</w:t>
            </w:r>
          </w:p>
        </w:tc>
      </w:tr>
    </w:tbl>
    <w:p w14:paraId="77444C0A" w14:textId="77777777" w:rsidR="00445900" w:rsidRDefault="00445900">
      <w:pPr>
        <w:spacing w:after="160" w:line="20" w:lineRule="exact"/>
        <w:rPr>
          <w:rFonts w:ascii="Palatino Linotype" w:hAnsi="Palatino Linotype" w:cs="Palatino Linotype"/>
        </w:rPr>
      </w:pPr>
    </w:p>
    <w:p w14:paraId="77444C0B" w14:textId="77777777" w:rsidR="00445900" w:rsidRDefault="00445900">
      <w:pPr>
        <w:spacing w:after="300" w:line="20" w:lineRule="exact"/>
        <w:rPr>
          <w:rFonts w:ascii="Palatino Linotype" w:hAnsi="Palatino Linotype" w:cs="Palatino Linotype"/>
        </w:rPr>
      </w:pPr>
    </w:p>
    <w:p w14:paraId="77444C0C" w14:textId="77777777" w:rsidR="00445900" w:rsidRDefault="00000000">
      <w:pPr>
        <w:pBdr>
          <w:top w:val="single" w:sz="6" w:space="10" w:color="AAAAAA"/>
        </w:pBdr>
        <w:spacing w:before="300"/>
        <w:jc w:val="center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  <w:i/>
          <w:iCs/>
          <w:color w:val="595959"/>
        </w:rPr>
        <w:t>Fin du cahier des charges</w:t>
      </w:r>
    </w:p>
    <w:sectPr w:rsidR="00445900">
      <w:pgSz w:w="11906" w:h="16838"/>
      <w:pgMar w:top="1100" w:right="1100" w:bottom="11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6024F8" w14:textId="77777777" w:rsidR="00D555A5" w:rsidRDefault="00D555A5">
      <w:r>
        <w:separator/>
      </w:r>
    </w:p>
  </w:endnote>
  <w:endnote w:type="continuationSeparator" w:id="0">
    <w:p w14:paraId="2753ACAF" w14:textId="77777777" w:rsidR="00D555A5" w:rsidRDefault="00D555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444C12" w14:textId="2CE8D094" w:rsidR="00445900" w:rsidRDefault="00000000">
    <w:pPr>
      <w:pBdr>
        <w:top w:val="single" w:sz="4" w:space="6" w:color="AAAAAA"/>
      </w:pBdr>
      <w:jc w:val="center"/>
      <w:rPr>
        <w:rFonts w:ascii="Palatino Linotype" w:hAnsi="Palatino Linotype" w:cs="Palatino Linotype"/>
      </w:rPr>
    </w:pPr>
    <w:r>
      <w:rPr>
        <w:rFonts w:ascii="Palatino Linotype" w:hAnsi="Palatino Linotype" w:cs="Palatino Linotype"/>
        <w:b/>
        <w:bCs/>
        <w:color w:val="595959"/>
        <w:sz w:val="17"/>
        <w:szCs w:val="17"/>
      </w:rPr>
      <w:t>ENP</w:t>
    </w:r>
    <w:r>
      <w:rPr>
        <w:rFonts w:ascii="Palatino Linotype" w:hAnsi="Palatino Linotype" w:cs="Palatino Linotype"/>
        <w:color w:val="595959"/>
        <w:sz w:val="17"/>
        <w:szCs w:val="17"/>
      </w:rPr>
      <w:t xml:space="preserve"> — Cahier des charges : plateforme d’évaluation des enseignements et cahier de texte — </w:t>
    </w:r>
    <w:r>
      <w:rPr>
        <w:rFonts w:ascii="Palatino Linotype" w:hAnsi="Palatino Linotype" w:cs="Palatino Linotype"/>
        <w:b/>
        <w:bCs/>
        <w:color w:val="595959"/>
        <w:sz w:val="17"/>
        <w:szCs w:val="17"/>
      </w:rPr>
      <w:t xml:space="preserve">page </w:t>
    </w:r>
    <w:r>
      <w:rPr>
        <w:rFonts w:ascii="Palatino Linotype" w:hAnsi="Palatino Linotype" w:cs="Palatino Linotype"/>
        <w:b/>
        <w:bCs/>
        <w:color w:val="595959"/>
        <w:sz w:val="17"/>
        <w:szCs w:val="17"/>
      </w:rPr>
      <w:fldChar w:fldCharType="begin"/>
    </w:r>
    <w:r>
      <w:rPr>
        <w:rFonts w:ascii="Palatino Linotype" w:hAnsi="Palatino Linotype" w:cs="Palatino Linotype"/>
        <w:b/>
        <w:bCs/>
        <w:color w:val="595959"/>
        <w:sz w:val="17"/>
        <w:szCs w:val="17"/>
      </w:rPr>
      <w:instrText>PAGE</w:instrText>
    </w:r>
    <w:r>
      <w:rPr>
        <w:rFonts w:ascii="Palatino Linotype" w:hAnsi="Palatino Linotype" w:cs="Palatino Linotype"/>
        <w:b/>
        <w:bCs/>
        <w:color w:val="595959"/>
        <w:sz w:val="17"/>
        <w:szCs w:val="17"/>
      </w:rPr>
      <w:fldChar w:fldCharType="separate"/>
    </w:r>
    <w:r w:rsidR="007E22F8">
      <w:rPr>
        <w:rFonts w:ascii="Palatino Linotype" w:hAnsi="Palatino Linotype" w:cs="Palatino Linotype"/>
        <w:b/>
        <w:bCs/>
        <w:noProof/>
        <w:color w:val="595959"/>
        <w:sz w:val="17"/>
        <w:szCs w:val="17"/>
      </w:rPr>
      <w:t>1</w:t>
    </w:r>
    <w:r>
      <w:rPr>
        <w:rFonts w:ascii="Palatino Linotype" w:hAnsi="Palatino Linotype" w:cs="Palatino Linotype"/>
        <w:b/>
        <w:bCs/>
        <w:color w:val="595959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7DE100" w14:textId="77777777" w:rsidR="00D555A5" w:rsidRDefault="00D555A5">
      <w:r>
        <w:separator/>
      </w:r>
    </w:p>
  </w:footnote>
  <w:footnote w:type="continuationSeparator" w:id="0">
    <w:p w14:paraId="2011F283" w14:textId="77777777" w:rsidR="00D555A5" w:rsidRDefault="00D555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444C11" w14:textId="77777777" w:rsidR="00445900" w:rsidRDefault="00445900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5E306ED"/>
    <w:multiLevelType w:val="singleLevel"/>
    <w:tmpl w:val="B5E306ED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color w:val="2E5395"/>
      </w:rPr>
    </w:lvl>
  </w:abstractNum>
  <w:abstractNum w:abstractNumId="1" w15:restartNumberingAfterBreak="0">
    <w:nsid w:val="59ADCABA"/>
    <w:multiLevelType w:val="singleLevel"/>
    <w:tmpl w:val="59ADCABA"/>
    <w:lvl w:ilvl="0">
      <w:start w:val="1"/>
      <w:numFmt w:val="bullet"/>
      <w:lvlText w:val="•"/>
      <w:lvlJc w:val="left"/>
      <w:pPr>
        <w:ind w:left="720" w:hanging="360"/>
      </w:pPr>
      <w:rPr>
        <w:color w:val="2E5395"/>
      </w:rPr>
    </w:lvl>
  </w:abstractNum>
  <w:num w:numId="1" w16cid:durableId="1389961364">
    <w:abstractNumId w:val="1"/>
    <w:lvlOverride w:ilvl="0">
      <w:startOverride w:val="1"/>
    </w:lvlOverride>
  </w:num>
  <w:num w:numId="2" w16cid:durableId="1003898723">
    <w:abstractNumId w:val="0"/>
    <w:lvlOverride w:ilvl="0">
      <w:startOverride w:val="1"/>
    </w:lvlOverride>
  </w:num>
  <w:num w:numId="3" w16cid:durableId="1317302912">
    <w:abstractNumId w:val="0"/>
    <w:lvlOverride w:ilvl="0">
      <w:startOverride w:val="1"/>
    </w:lvlOverride>
  </w:num>
  <w:num w:numId="4" w16cid:durableId="635259516">
    <w:abstractNumId w:val="0"/>
    <w:lvlOverride w:ilvl="0">
      <w:startOverride w:val="1"/>
    </w:lvlOverride>
  </w:num>
  <w:num w:numId="5" w16cid:durableId="2122139840">
    <w:abstractNumId w:val="0"/>
    <w:lvlOverride w:ilvl="0">
      <w:startOverride w:val="1"/>
    </w:lvlOverride>
  </w:num>
  <w:num w:numId="6" w16cid:durableId="624046417">
    <w:abstractNumId w:val="0"/>
    <w:lvlOverride w:ilvl="0">
      <w:startOverride w:val="1"/>
    </w:lvlOverride>
  </w:num>
  <w:num w:numId="7" w16cid:durableId="1581017972">
    <w:abstractNumId w:val="0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Kodjo ATTIPOU">
    <w15:presenceInfo w15:providerId="Windows Live" w15:userId="a5042cd5da84e08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5900"/>
    <w:rsid w:val="00037161"/>
    <w:rsid w:val="001462C1"/>
    <w:rsid w:val="0016616B"/>
    <w:rsid w:val="00201929"/>
    <w:rsid w:val="00334AC0"/>
    <w:rsid w:val="00366F3C"/>
    <w:rsid w:val="0037402D"/>
    <w:rsid w:val="003C73D6"/>
    <w:rsid w:val="00445900"/>
    <w:rsid w:val="004D4644"/>
    <w:rsid w:val="0052614B"/>
    <w:rsid w:val="005670B5"/>
    <w:rsid w:val="0062560A"/>
    <w:rsid w:val="007B639C"/>
    <w:rsid w:val="007E22F8"/>
    <w:rsid w:val="007F7422"/>
    <w:rsid w:val="0084374D"/>
    <w:rsid w:val="00862191"/>
    <w:rsid w:val="008D7336"/>
    <w:rsid w:val="0094337D"/>
    <w:rsid w:val="009819D3"/>
    <w:rsid w:val="009F4159"/>
    <w:rsid w:val="00A00BF8"/>
    <w:rsid w:val="00A355DD"/>
    <w:rsid w:val="00A65DC0"/>
    <w:rsid w:val="00AB3889"/>
    <w:rsid w:val="00C53803"/>
    <w:rsid w:val="00CB2ABA"/>
    <w:rsid w:val="00CE50F8"/>
    <w:rsid w:val="00D27AEE"/>
    <w:rsid w:val="00D555A5"/>
    <w:rsid w:val="00EA1959"/>
    <w:rsid w:val="00F85C56"/>
    <w:rsid w:val="00F95942"/>
    <w:rsid w:val="2A3F4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444395"/>
  <w15:docId w15:val="{762D052F-99F1-43EC-B74E-226B7C217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fr-TG" w:eastAsia="fr-T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uiPriority="0"/>
    <w:lsdException w:name="index 2" w:uiPriority="0"/>
    <w:lsdException w:name="index 3" w:uiPriority="0"/>
    <w:lsdException w:name="index 4" w:uiPriority="0"/>
    <w:lsdException w:name="index 5" w:uiPriority="0"/>
    <w:lsdException w:name="index 6" w:uiPriority="0"/>
    <w:lsdException w:name="index 7" w:uiPriority="0"/>
    <w:lsdException w:name="index 8" w:uiPriority="0"/>
    <w:lsdException w:name="index 9" w:uiPriority="0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uiPriority="0"/>
    <w:lsdException w:name="footnote text" w:semiHidden="1" w:unhideWhenUsed="1"/>
    <w:lsdException w:name="annotation text" w:uiPriority="0"/>
    <w:lsdException w:name="header" w:uiPriority="0"/>
    <w:lsdException w:name="footer" w:uiPriority="0"/>
    <w:lsdException w:name="index heading" w:uiPriority="0"/>
    <w:lsdException w:name="caption" w:semiHidden="1" w:uiPriority="0" w:unhideWhenUsed="1" w:qFormat="1"/>
    <w:lsdException w:name="table of figures" w:uiPriority="0"/>
    <w:lsdException w:name="envelope address" w:uiPriority="0"/>
    <w:lsdException w:name="envelope return" w:uiPriority="0"/>
    <w:lsdException w:name="footnote reference" w:semiHidden="1" w:unhideWhenUsed="1"/>
    <w:lsdException w:name="annotation reference" w:uiPriority="0"/>
    <w:lsdException w:name="line number" w:uiPriority="0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uiPriority="0"/>
    <w:lsdException w:name="macro" w:uiPriority="0"/>
    <w:lsdException w:name="toa heading" w:uiPriority="0"/>
    <w:lsdException w:name="List" w:uiPriority="0"/>
    <w:lsdException w:name="List Bullet" w:uiPriority="0"/>
    <w:lsdException w:name="List Number" w:uiPriority="0"/>
    <w:lsdException w:name="List 2" w:uiPriority="0"/>
    <w:lsdException w:name="List 3" w:uiPriority="0"/>
    <w:lsdException w:name="List 4" w:uiPriority="0"/>
    <w:lsdException w:name="List 5" w:uiPriority="0"/>
    <w:lsdException w:name="List Bullet 2" w:uiPriority="0"/>
    <w:lsdException w:name="List Bullet 3" w:uiPriority="0"/>
    <w:lsdException w:name="List Bullet 4" w:uiPriority="0"/>
    <w:lsdException w:name="List Bullet 5" w:uiPriority="0"/>
    <w:lsdException w:name="List Number 2" w:uiPriority="0"/>
    <w:lsdException w:name="List Number 3" w:uiPriority="0"/>
    <w:lsdException w:name="List Number 4" w:uiPriority="0"/>
    <w:lsdException w:name="List Number 5" w:uiPriority="0"/>
    <w:lsdException w:name="Title" w:uiPriority="0" w:qFormat="1"/>
    <w:lsdException w:name="Closing" w:uiPriority="0"/>
    <w:lsdException w:name="Signature" w:uiPriority="0"/>
    <w:lsdException w:name="Default Paragraph Font" w:semiHidden="1" w:uiPriority="0"/>
    <w:lsdException w:name="Body Text" w:uiPriority="0"/>
    <w:lsdException w:name="Body Text Indent" w:uiPriority="0"/>
    <w:lsdException w:name="List Continue" w:uiPriority="0"/>
    <w:lsdException w:name="List Continue 2" w:uiPriority="0"/>
    <w:lsdException w:name="List Continue 3" w:uiPriority="0"/>
    <w:lsdException w:name="List Continue 4" w:uiPriority="0"/>
    <w:lsdException w:name="List Continue 5" w:uiPriority="0"/>
    <w:lsdException w:name="Message Header" w:uiPriority="0"/>
    <w:lsdException w:name="Subtitle" w:uiPriority="0" w:qFormat="1"/>
    <w:lsdException w:name="Salutation" w:uiPriority="0"/>
    <w:lsdException w:name="Date" w:uiPriority="0"/>
    <w:lsdException w:name="Body Text First Indent" w:uiPriority="0"/>
    <w:lsdException w:name="Body Text First Indent 2" w:uiPriority="0"/>
    <w:lsdException w:name="Note Heading" w:uiPriority="0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Block Text" w:uiPriority="0"/>
    <w:lsdException w:name="Hyperlink" w:unhideWhenUsed="1"/>
    <w:lsdException w:name="FollowedHyperlink" w:uiPriority="0"/>
    <w:lsdException w:name="Strong" w:uiPriority="0" w:qFormat="1"/>
    <w:lsdException w:name="Emphasis" w:uiPriority="0" w:qFormat="1"/>
    <w:lsdException w:name="Document Map" w:uiPriority="0"/>
    <w:lsdException w:name="Plain Text" w:uiPriority="0"/>
    <w:lsdException w:name="E-mail Signature" w:uiPriority="0"/>
    <w:lsdException w:name="HTML Top of Form" w:semiHidden="1" w:unhideWhenUsed="1"/>
    <w:lsdException w:name="HTML Bottom of Form" w:semiHidden="1" w:unhideWhenUsed="1"/>
    <w:lsdException w:name="Normal (Web)" w:uiPriority="0"/>
    <w:lsdException w:name="HTML Acronym" w:uiPriority="0"/>
    <w:lsdException w:name="HTML Address" w:uiPriority="0"/>
    <w:lsdException w:name="HTML Cite" w:uiPriority="0"/>
    <w:lsdException w:name="HTML Code" w:uiPriority="0"/>
    <w:lsdException w:name="HTML Definition" w:uiPriority="0"/>
    <w:lsdException w:name="HTML Keyboard" w:uiPriority="0"/>
    <w:lsdException w:name="HTML Preformatted" w:uiPriority="0"/>
    <w:lsdException w:name="HTML Sample" w:uiPriority="0"/>
    <w:lsdException w:name="HTML Typewriter" w:uiPriority="0"/>
    <w:lsdException w:name="HTML Variable" w:uiPriority="0"/>
    <w:lsdException w:name="Normal Table" w:semiHidden="1" w:uiPriority="0" w:unhideWhenUsed="1"/>
    <w:lsdException w:name="annotation subject" w:uiPriority="0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0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sz w:val="21"/>
      <w:szCs w:val="21"/>
    </w:rPr>
  </w:style>
  <w:style w:type="paragraph" w:styleId="Titre1">
    <w:name w:val="heading 1"/>
    <w:next w:val="Normal"/>
    <w:link w:val="Titre1Car"/>
    <w:qFormat/>
    <w:pPr>
      <w:pBdr>
        <w:bottom w:val="single" w:sz="12" w:space="4" w:color="1F3864"/>
      </w:pBdr>
      <w:spacing w:before="120" w:after="240"/>
      <w:outlineLvl w:val="0"/>
    </w:pPr>
    <w:rPr>
      <w:b/>
      <w:bCs/>
      <w:color w:val="1F3864"/>
      <w:sz w:val="36"/>
      <w:szCs w:val="36"/>
    </w:rPr>
  </w:style>
  <w:style w:type="paragraph" w:styleId="Titre2">
    <w:name w:val="heading 2"/>
    <w:next w:val="Normal"/>
    <w:link w:val="Titre2Car"/>
    <w:qFormat/>
    <w:pPr>
      <w:keepNext/>
      <w:spacing w:before="300" w:after="120"/>
      <w:outlineLvl w:val="1"/>
    </w:pPr>
    <w:rPr>
      <w:b/>
      <w:bCs/>
      <w:color w:val="2E5395"/>
      <w:sz w:val="28"/>
      <w:szCs w:val="28"/>
    </w:rPr>
  </w:style>
  <w:style w:type="paragraph" w:styleId="Titre3">
    <w:name w:val="heading 3"/>
    <w:next w:val="Normal"/>
    <w:qFormat/>
    <w:pPr>
      <w:keepNext/>
      <w:spacing w:before="200" w:after="80"/>
      <w:outlineLvl w:val="2"/>
    </w:pPr>
    <w:rPr>
      <w:b/>
      <w:bCs/>
      <w:color w:val="1F3864"/>
      <w:sz w:val="23"/>
      <w:szCs w:val="23"/>
    </w:rPr>
  </w:style>
  <w:style w:type="paragraph" w:styleId="Titre4">
    <w:name w:val="heading 4"/>
    <w:next w:val="Normal"/>
    <w:qFormat/>
    <w:pPr>
      <w:outlineLvl w:val="3"/>
    </w:pPr>
    <w:rPr>
      <w:i/>
      <w:iCs/>
      <w:color w:val="2E74B5"/>
      <w:sz w:val="21"/>
      <w:szCs w:val="21"/>
    </w:rPr>
  </w:style>
  <w:style w:type="paragraph" w:styleId="Titre5">
    <w:name w:val="heading 5"/>
    <w:next w:val="Normal"/>
    <w:qFormat/>
    <w:pPr>
      <w:outlineLvl w:val="4"/>
    </w:pPr>
    <w:rPr>
      <w:color w:val="2E74B5"/>
      <w:sz w:val="21"/>
      <w:szCs w:val="21"/>
    </w:rPr>
  </w:style>
  <w:style w:type="paragraph" w:styleId="Titre6">
    <w:name w:val="heading 6"/>
    <w:next w:val="Normal"/>
    <w:qFormat/>
    <w:pPr>
      <w:outlineLvl w:val="5"/>
    </w:pPr>
    <w:rPr>
      <w:color w:val="1F4D7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paragraph" w:styleId="Notedebasdepage">
    <w:name w:val="footnote text"/>
    <w:link w:val="NotedebasdepageCar"/>
    <w:uiPriority w:val="99"/>
    <w:semiHidden/>
    <w:unhideWhenUsed/>
  </w:style>
  <w:style w:type="paragraph" w:styleId="En-tte">
    <w:name w:val="header"/>
    <w:basedOn w:val="Normal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itre">
    <w:name w:val="Title"/>
    <w:qFormat/>
    <w:rPr>
      <w:sz w:val="56"/>
      <w:szCs w:val="56"/>
    </w:rPr>
  </w:style>
  <w:style w:type="paragraph" w:styleId="Paragraphedeliste">
    <w:name w:val="List Paragraph"/>
    <w:qFormat/>
    <w:rPr>
      <w:sz w:val="21"/>
      <w:szCs w:val="21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Rvision">
    <w:name w:val="Revision"/>
    <w:hidden/>
    <w:uiPriority w:val="99"/>
    <w:unhideWhenUsed/>
    <w:rsid w:val="007E22F8"/>
    <w:rPr>
      <w:sz w:val="21"/>
      <w:szCs w:val="21"/>
    </w:rPr>
  </w:style>
  <w:style w:type="character" w:customStyle="1" w:styleId="Titre2Car">
    <w:name w:val="Titre 2 Car"/>
    <w:basedOn w:val="Policepardfaut"/>
    <w:link w:val="Titre2"/>
    <w:rsid w:val="005670B5"/>
    <w:rPr>
      <w:b/>
      <w:bCs/>
      <w:color w:val="2E5395"/>
      <w:sz w:val="28"/>
      <w:szCs w:val="28"/>
    </w:rPr>
  </w:style>
  <w:style w:type="character" w:customStyle="1" w:styleId="Titre1Car">
    <w:name w:val="Titre 1 Car"/>
    <w:basedOn w:val="Policepardfaut"/>
    <w:link w:val="Titre1"/>
    <w:rsid w:val="005670B5"/>
    <w:rPr>
      <w:b/>
      <w:bCs/>
      <w:color w:val="1F3864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34</Pages>
  <Words>8991</Words>
  <Characters>51249</Characters>
  <Application>Microsoft Office Word</Application>
  <DocSecurity>0</DocSecurity>
  <Lines>427</Lines>
  <Paragraphs>120</Paragraphs>
  <ScaleCrop>false</ScaleCrop>
  <Company/>
  <LinksUpToDate>false</LinksUpToDate>
  <CharactersWithSpaces>60120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Cahier des charges — Plateforme d’évaluation des enseignements et cahier de texte (ENP)</dc:title>
  <dc:creator>Claude</dc:creator>
  <cp:lastModifiedBy>Kodjo ATTIPOU</cp:lastModifiedBy>
  <cp:revision>10</cp:revision>
  <dcterms:created xsi:type="dcterms:W3CDTF">2026-10-08T02:49:00Z</dcterms:created>
  <dcterms:modified xsi:type="dcterms:W3CDTF">2026-10-08T02:57:00Z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3084-12.2.0.23206</vt:lpwstr>
  </property>
  <property fmtid="{D5CDD505-2E9C-101B-9397-08002B2CF9AE}" pid="3" name="ICV">
    <vt:lpwstr>8C79EDA4F8FF4F9C82F43F690FD879FE_12</vt:lpwstr>
  </property>
</Properties>
</file>